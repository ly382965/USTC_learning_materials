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7CEC7" w14:textId="77777777" w:rsidR="008F07E1" w:rsidRDefault="008F07E1" w:rsidP="008F07E1">
      <w:pPr>
        <w:pStyle w:val="1"/>
        <w:rPr>
          <w:ins w:id="0" w:author="陈晓辉" w:date="2025-03-11T00:11:00Z"/>
        </w:rPr>
      </w:pPr>
      <w:ins w:id="1" w:author="陈晓辉" w:date="2025-03-11T00:11:00Z">
        <w:r>
          <w:rPr>
            <w:rFonts w:hint="eastAsia"/>
          </w:rPr>
          <w:t>第</w:t>
        </w:r>
        <w:r>
          <w:rPr>
            <w:rFonts w:hint="eastAsia"/>
          </w:rPr>
          <w:t>2</w:t>
        </w:r>
        <w:r>
          <w:rPr>
            <w:rFonts w:hint="eastAsia"/>
          </w:rPr>
          <w:t>章作业</w:t>
        </w:r>
        <w:r>
          <w:rPr>
            <w:rFonts w:hint="eastAsia"/>
          </w:rPr>
          <w:t>part</w:t>
        </w:r>
        <w:r>
          <w:t>3</w:t>
        </w:r>
      </w:ins>
    </w:p>
    <w:p w14:paraId="5429ACF7" w14:textId="77777777" w:rsidR="00057643" w:rsidRDefault="00057643" w:rsidP="00057643">
      <w:pPr>
        <w:pStyle w:val="100"/>
        <w:ind w:left="473" w:hanging="473"/>
      </w:pPr>
    </w:p>
    <w:p w14:paraId="15D00F91" w14:textId="717943C4" w:rsidR="00057643" w:rsidRDefault="00057643" w:rsidP="00057643">
      <w:pPr>
        <w:pStyle w:val="100"/>
        <w:ind w:left="473" w:hanging="473"/>
      </w:pPr>
      <w:r>
        <w:rPr>
          <w:rFonts w:hint="eastAsia"/>
        </w:rPr>
        <w:t xml:space="preserve">2.25 </w:t>
      </w:r>
      <w:r>
        <w:rPr>
          <w:rFonts w:hint="eastAsia"/>
        </w:rPr>
        <w:t>作为一种性能指标，</w:t>
      </w:r>
      <w:r>
        <w:rPr>
          <w:rFonts w:hint="eastAsia"/>
        </w:rPr>
        <w:t>MIPS</w:t>
      </w:r>
      <w:r>
        <w:rPr>
          <w:rFonts w:hint="eastAsia"/>
        </w:rPr>
        <w:t>是否能客观反映计算机的运算速度？为什么？</w:t>
      </w:r>
      <w:r>
        <w:rPr>
          <w:rFonts w:hint="eastAsia"/>
        </w:rPr>
        <w:t xml:space="preserve"> </w:t>
      </w:r>
    </w:p>
    <w:p w14:paraId="69F1E100" w14:textId="77777777" w:rsidR="00057643" w:rsidRPr="004B5292" w:rsidRDefault="00057643" w:rsidP="00057643">
      <w:pPr>
        <w:rPr>
          <w:color w:val="0070C0"/>
        </w:rPr>
      </w:pPr>
      <w:r w:rsidRPr="003E03CE">
        <w:rPr>
          <w:rFonts w:hint="eastAsia"/>
          <w:color w:val="0070C0"/>
        </w:rPr>
        <w:t>[</w:t>
      </w:r>
      <w:r w:rsidRPr="003E03CE">
        <w:rPr>
          <w:rFonts w:hint="eastAsia"/>
          <w:color w:val="0070C0"/>
        </w:rPr>
        <w:t>解析</w:t>
      </w:r>
      <w:r w:rsidRPr="003E03CE">
        <w:rPr>
          <w:rFonts w:hint="eastAsia"/>
          <w:color w:val="0070C0"/>
        </w:rPr>
        <w:t>]</w:t>
      </w:r>
    </w:p>
    <w:p w14:paraId="7F51A718" w14:textId="77777777" w:rsidR="00057643" w:rsidRPr="004B5292" w:rsidRDefault="00057643" w:rsidP="00057643">
      <w:pPr>
        <w:rPr>
          <w:color w:val="0070C0"/>
        </w:rPr>
      </w:pPr>
      <w:r w:rsidRPr="004B5292">
        <w:rPr>
          <w:rFonts w:hint="eastAsia"/>
          <w:color w:val="0070C0"/>
        </w:rPr>
        <w:t>不同指令集中指令功能有较大差异，单条指令的执行时间不能代表性能。例如，</w:t>
      </w:r>
      <w:r w:rsidRPr="004B5292">
        <w:rPr>
          <w:rFonts w:hint="eastAsia"/>
          <w:color w:val="0070C0"/>
        </w:rPr>
        <w:t>CISC</w:t>
      </w:r>
      <w:r w:rsidRPr="004B5292">
        <w:rPr>
          <w:rFonts w:hint="eastAsia"/>
          <w:color w:val="0070C0"/>
        </w:rPr>
        <w:t>计算机的单条指令功能在</w:t>
      </w:r>
      <w:r w:rsidRPr="004B5292">
        <w:rPr>
          <w:rFonts w:hint="eastAsia"/>
          <w:color w:val="0070C0"/>
        </w:rPr>
        <w:t>RISC</w:t>
      </w:r>
      <w:r w:rsidRPr="004B5292">
        <w:rPr>
          <w:rFonts w:hint="eastAsia"/>
          <w:color w:val="0070C0"/>
        </w:rPr>
        <w:t>计算机上需要多条指令才能实现。</w:t>
      </w:r>
    </w:p>
    <w:p w14:paraId="7A844BB6" w14:textId="77777777" w:rsidR="00057643" w:rsidRPr="00E44C89" w:rsidRDefault="00057643" w:rsidP="00057643"/>
    <w:p w14:paraId="6753D2EF" w14:textId="77777777" w:rsidR="00057643" w:rsidRPr="00057643" w:rsidRDefault="00057643" w:rsidP="00057643"/>
    <w:p w14:paraId="43F91E53" w14:textId="43BA90DA" w:rsidR="00D26470" w:rsidRDefault="00D26470" w:rsidP="00D26470">
      <w:pPr>
        <w:pStyle w:val="1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章作业</w:t>
      </w:r>
      <w:r>
        <w:rPr>
          <w:rFonts w:hint="eastAsia"/>
        </w:rPr>
        <w:t>part</w:t>
      </w:r>
      <w:r>
        <w:t>1</w:t>
      </w:r>
    </w:p>
    <w:p w14:paraId="09C57014" w14:textId="77777777" w:rsidR="000F0BB3" w:rsidRPr="000F0BB3" w:rsidRDefault="000F0BB3" w:rsidP="000F0BB3"/>
    <w:p w14:paraId="79F0BF6E" w14:textId="77777777" w:rsidR="005F6CCB" w:rsidRDefault="005F6CCB" w:rsidP="005F6CCB">
      <w:r>
        <w:rPr>
          <w:rFonts w:hint="eastAsia"/>
        </w:rPr>
        <w:t xml:space="preserve">3.5 </w:t>
      </w:r>
      <w:r>
        <w:rPr>
          <w:rFonts w:hint="eastAsia"/>
        </w:rPr>
        <w:t>什么是主存储器？什么是外存储器？</w:t>
      </w:r>
    </w:p>
    <w:p w14:paraId="3794DCE5" w14:textId="77777777" w:rsidR="00484CBD" w:rsidRDefault="00484CBD" w:rsidP="00484CBD">
      <w:pPr>
        <w:rPr>
          <w:color w:val="0070C0"/>
        </w:rPr>
      </w:pPr>
      <w:r w:rsidRPr="00484CBD">
        <w:rPr>
          <w:rFonts w:hint="eastAsia"/>
          <w:color w:val="0070C0"/>
        </w:rPr>
        <w:t>[</w:t>
      </w:r>
      <w:r w:rsidRPr="00484CBD">
        <w:rPr>
          <w:rFonts w:hint="eastAsia"/>
          <w:color w:val="0070C0"/>
        </w:rPr>
        <w:t>解析</w:t>
      </w:r>
      <w:r w:rsidRPr="00484CBD">
        <w:rPr>
          <w:color w:val="0070C0"/>
        </w:rPr>
        <w:t>]</w:t>
      </w:r>
    </w:p>
    <w:p w14:paraId="26502894" w14:textId="49C28F19" w:rsidR="00484CBD" w:rsidRDefault="0011771E" w:rsidP="00484CBD">
      <w:pPr>
        <w:rPr>
          <w:color w:val="0070C0"/>
        </w:rPr>
      </w:pPr>
      <w:r>
        <w:rPr>
          <w:rFonts w:hint="eastAsia"/>
          <w:color w:val="0070C0"/>
        </w:rPr>
        <w:t>内</w:t>
      </w:r>
      <w:r w:rsidR="00484CBD">
        <w:rPr>
          <w:rFonts w:hint="eastAsia"/>
          <w:color w:val="0070C0"/>
        </w:rPr>
        <w:t>存</w:t>
      </w:r>
      <w:r>
        <w:rPr>
          <w:rFonts w:hint="eastAsia"/>
          <w:color w:val="0070C0"/>
        </w:rPr>
        <w:t>（主存）</w:t>
      </w:r>
      <w:r w:rsidR="00484CBD">
        <w:rPr>
          <w:rFonts w:hint="eastAsia"/>
          <w:color w:val="0070C0"/>
        </w:rPr>
        <w:t>，在主机内部，普遍采用</w:t>
      </w:r>
      <w:r w:rsidR="00AE38DD">
        <w:rPr>
          <w:rFonts w:hint="eastAsia"/>
          <w:color w:val="0070C0"/>
        </w:rPr>
        <w:t>D</w:t>
      </w:r>
      <w:r w:rsidR="00484CBD">
        <w:rPr>
          <w:rFonts w:hint="eastAsia"/>
          <w:color w:val="0070C0"/>
        </w:rPr>
        <w:t>RAM</w:t>
      </w:r>
      <w:r w:rsidR="00AE38DD">
        <w:rPr>
          <w:rFonts w:hint="eastAsia"/>
          <w:color w:val="0070C0"/>
        </w:rPr>
        <w:t>，</w:t>
      </w:r>
      <w:r w:rsidR="005F1F42">
        <w:rPr>
          <w:rFonts w:hint="eastAsia"/>
          <w:color w:val="0070C0"/>
        </w:rPr>
        <w:t>保存</w:t>
      </w:r>
      <w:r w:rsidR="00AE38DD">
        <w:rPr>
          <w:rFonts w:hint="eastAsia"/>
          <w:color w:val="0070C0"/>
        </w:rPr>
        <w:t>计算机</w:t>
      </w:r>
      <w:r w:rsidR="005F1F42">
        <w:rPr>
          <w:rFonts w:hint="eastAsia"/>
          <w:color w:val="0070C0"/>
        </w:rPr>
        <w:t>运算过程需要的数据</w:t>
      </w:r>
      <w:r w:rsidR="00AE38DD">
        <w:rPr>
          <w:rFonts w:hint="eastAsia"/>
          <w:color w:val="0070C0"/>
        </w:rPr>
        <w:t>。</w:t>
      </w:r>
    </w:p>
    <w:p w14:paraId="195645D3" w14:textId="07682399" w:rsidR="00AE38DD" w:rsidRPr="00484CBD" w:rsidRDefault="00AE38DD" w:rsidP="00484CBD">
      <w:pPr>
        <w:rPr>
          <w:color w:val="0070C0"/>
        </w:rPr>
      </w:pPr>
      <w:r>
        <w:rPr>
          <w:rFonts w:hint="eastAsia"/>
          <w:color w:val="0070C0"/>
        </w:rPr>
        <w:t>外存（</w:t>
      </w:r>
      <w:r w:rsidR="0011771E">
        <w:rPr>
          <w:rFonts w:hint="eastAsia"/>
          <w:color w:val="0070C0"/>
        </w:rPr>
        <w:t>辅存</w:t>
      </w:r>
      <w:r>
        <w:rPr>
          <w:rFonts w:hint="eastAsia"/>
          <w:color w:val="0070C0"/>
        </w:rPr>
        <w:t>）</w:t>
      </w:r>
      <w:r w:rsidR="0011771E">
        <w:rPr>
          <w:rFonts w:hint="eastAsia"/>
          <w:color w:val="0070C0"/>
        </w:rPr>
        <w:t>，掉电后数据</w:t>
      </w:r>
      <w:proofErr w:type="gramStart"/>
      <w:r w:rsidR="0011771E">
        <w:rPr>
          <w:rFonts w:hint="eastAsia"/>
          <w:color w:val="0070C0"/>
        </w:rPr>
        <w:t>不</w:t>
      </w:r>
      <w:proofErr w:type="gramEnd"/>
      <w:r w:rsidR="0011771E">
        <w:rPr>
          <w:rFonts w:hint="eastAsia"/>
          <w:color w:val="0070C0"/>
        </w:rPr>
        <w:t>求是</w:t>
      </w:r>
      <w:r w:rsidR="005F1F42">
        <w:rPr>
          <w:rFonts w:hint="eastAsia"/>
          <w:color w:val="0070C0"/>
        </w:rPr>
        <w:t>，容量大，保存暂时不用的海量数据。</w:t>
      </w:r>
    </w:p>
    <w:p w14:paraId="6F02F89B" w14:textId="77777777" w:rsidR="00484CBD" w:rsidRDefault="00484CBD" w:rsidP="005F6CCB"/>
    <w:p w14:paraId="79F0BF6F" w14:textId="77777777" w:rsidR="005F6CCB" w:rsidRDefault="005F6CCB" w:rsidP="005F6CCB"/>
    <w:p w14:paraId="5D84B5F3" w14:textId="0359C71A" w:rsidR="00F37B28" w:rsidRDefault="00F37B28" w:rsidP="00F37B28">
      <w:r>
        <w:rPr>
          <w:rFonts w:hint="eastAsia"/>
        </w:rPr>
        <w:t xml:space="preserve">3.6 </w:t>
      </w:r>
      <w:ins w:id="2" w:author="陈晓辉 [2]" w:date="2024-05-24T16:34:00Z">
        <w:r w:rsidR="00603A6D">
          <w:rPr>
            <w:rFonts w:hint="eastAsia"/>
          </w:rPr>
          <w:t>目前，</w:t>
        </w:r>
      </w:ins>
      <w:r>
        <w:rPr>
          <w:rFonts w:hint="eastAsia"/>
        </w:rPr>
        <w:t>辅助存储器有哪些常见的接口标准？</w:t>
      </w:r>
      <w:ins w:id="3" w:author="陈晓辉 [2]" w:date="2024-05-24T16:35:00Z">
        <w:r w:rsidR="00F7080C">
          <w:rPr>
            <w:rFonts w:hint="eastAsia"/>
          </w:rPr>
          <w:t>并简述主要用途。</w:t>
        </w:r>
      </w:ins>
    </w:p>
    <w:p w14:paraId="67CBFD92" w14:textId="77777777" w:rsidR="00603A6D" w:rsidRPr="00484CBD" w:rsidRDefault="00603A6D" w:rsidP="00603A6D">
      <w:pPr>
        <w:rPr>
          <w:color w:val="0070C0"/>
        </w:rPr>
      </w:pPr>
      <w:r w:rsidRPr="00484CBD">
        <w:rPr>
          <w:rFonts w:hint="eastAsia"/>
          <w:color w:val="0070C0"/>
        </w:rPr>
        <w:t>[</w:t>
      </w:r>
      <w:r w:rsidRPr="00484CBD">
        <w:rPr>
          <w:rFonts w:hint="eastAsia"/>
          <w:color w:val="0070C0"/>
        </w:rPr>
        <w:t>解析</w:t>
      </w:r>
      <w:r w:rsidRPr="00484CBD">
        <w:rPr>
          <w:color w:val="0070C0"/>
        </w:rPr>
        <w:t>]</w:t>
      </w:r>
    </w:p>
    <w:p w14:paraId="46C8243D" w14:textId="2F96F13A" w:rsidR="00152CDB" w:rsidRPr="00484CBD" w:rsidRDefault="00152CDB" w:rsidP="00152CDB">
      <w:pPr>
        <w:rPr>
          <w:color w:val="0070C0"/>
        </w:rPr>
      </w:pPr>
      <w:r w:rsidRPr="00484CBD">
        <w:rPr>
          <w:rFonts w:hint="eastAsia"/>
          <w:color w:val="0070C0"/>
        </w:rPr>
        <w:t>SATA</w:t>
      </w:r>
      <w:r w:rsidRPr="00484CBD">
        <w:rPr>
          <w:rFonts w:hint="eastAsia"/>
          <w:color w:val="0070C0"/>
        </w:rPr>
        <w:t>（</w:t>
      </w:r>
      <w:r w:rsidRPr="00484CBD">
        <w:rPr>
          <w:rFonts w:hint="eastAsia"/>
          <w:color w:val="0070C0"/>
        </w:rPr>
        <w:t>Serial ATA</w:t>
      </w:r>
      <w:r w:rsidRPr="00484CBD">
        <w:rPr>
          <w:rFonts w:hint="eastAsia"/>
          <w:color w:val="0070C0"/>
        </w:rPr>
        <w:t>）：</w:t>
      </w:r>
      <w:r w:rsidRPr="00484CBD">
        <w:rPr>
          <w:rFonts w:hint="eastAsia"/>
          <w:color w:val="0070C0"/>
        </w:rPr>
        <w:t xml:space="preserve">SATA </w:t>
      </w:r>
      <w:r w:rsidRPr="00484CBD">
        <w:rPr>
          <w:rFonts w:hint="eastAsia"/>
          <w:color w:val="0070C0"/>
        </w:rPr>
        <w:t>是一种用于连接硬盘驱动器和其他存储设备的接口标准。它是一种串行接口，用于替代传统的并行接口标准，例如</w:t>
      </w:r>
      <w:r w:rsidRPr="00484CBD">
        <w:rPr>
          <w:rFonts w:hint="eastAsia"/>
          <w:color w:val="0070C0"/>
        </w:rPr>
        <w:t>IDE</w:t>
      </w:r>
      <w:r w:rsidRPr="00484CBD">
        <w:rPr>
          <w:rFonts w:hint="eastAsia"/>
          <w:color w:val="0070C0"/>
        </w:rPr>
        <w:t>。</w:t>
      </w:r>
    </w:p>
    <w:p w14:paraId="169C725E" w14:textId="61CE7E7C" w:rsidR="00152CDB" w:rsidRPr="00484CBD" w:rsidRDefault="00152CDB" w:rsidP="00152CDB">
      <w:pPr>
        <w:rPr>
          <w:color w:val="0070C0"/>
        </w:rPr>
      </w:pPr>
      <w:r w:rsidRPr="00484CBD">
        <w:rPr>
          <w:rFonts w:hint="eastAsia"/>
          <w:color w:val="0070C0"/>
        </w:rPr>
        <w:t>SCSI</w:t>
      </w:r>
      <w:r w:rsidRPr="00484CBD">
        <w:rPr>
          <w:rFonts w:hint="eastAsia"/>
          <w:color w:val="0070C0"/>
        </w:rPr>
        <w:t>（</w:t>
      </w:r>
      <w:r w:rsidRPr="00484CBD">
        <w:rPr>
          <w:rFonts w:hint="eastAsia"/>
          <w:color w:val="0070C0"/>
        </w:rPr>
        <w:t>Small Computer System Interface</w:t>
      </w:r>
      <w:r w:rsidRPr="00484CBD">
        <w:rPr>
          <w:rFonts w:hint="eastAsia"/>
          <w:color w:val="0070C0"/>
        </w:rPr>
        <w:t>）：</w:t>
      </w:r>
      <w:r w:rsidRPr="00484CBD">
        <w:rPr>
          <w:rFonts w:hint="eastAsia"/>
          <w:color w:val="0070C0"/>
        </w:rPr>
        <w:t xml:space="preserve">SCSI </w:t>
      </w:r>
      <w:r w:rsidRPr="00484CBD">
        <w:rPr>
          <w:rFonts w:hint="eastAsia"/>
          <w:color w:val="0070C0"/>
        </w:rPr>
        <w:t>是一种通用的接口标准，用于连接计算机和其他设备，例如磁盘驱动器、打印机和扫描仪。</w:t>
      </w:r>
      <w:r w:rsidRPr="00484CBD">
        <w:rPr>
          <w:rFonts w:hint="eastAsia"/>
          <w:color w:val="0070C0"/>
        </w:rPr>
        <w:t xml:space="preserve">SCSI </w:t>
      </w:r>
      <w:r w:rsidRPr="00484CBD">
        <w:rPr>
          <w:rFonts w:hint="eastAsia"/>
          <w:color w:val="0070C0"/>
        </w:rPr>
        <w:t>支持高速数据传输和多设备连接。</w:t>
      </w:r>
    </w:p>
    <w:p w14:paraId="1A1FF416" w14:textId="6E7DB50C" w:rsidR="00152CDB" w:rsidRPr="00484CBD" w:rsidRDefault="00152CDB" w:rsidP="00152CDB">
      <w:pPr>
        <w:rPr>
          <w:color w:val="0070C0"/>
        </w:rPr>
      </w:pPr>
      <w:r w:rsidRPr="00484CBD">
        <w:rPr>
          <w:rFonts w:hint="eastAsia"/>
          <w:color w:val="0070C0"/>
        </w:rPr>
        <w:t>USB</w:t>
      </w:r>
      <w:r w:rsidRPr="00484CBD">
        <w:rPr>
          <w:rFonts w:hint="eastAsia"/>
          <w:color w:val="0070C0"/>
        </w:rPr>
        <w:t>（</w:t>
      </w:r>
      <w:r w:rsidRPr="00484CBD">
        <w:rPr>
          <w:rFonts w:hint="eastAsia"/>
          <w:color w:val="0070C0"/>
        </w:rPr>
        <w:t>Universal Serial Bus</w:t>
      </w:r>
      <w:r w:rsidRPr="00484CBD">
        <w:rPr>
          <w:rFonts w:hint="eastAsia"/>
          <w:color w:val="0070C0"/>
        </w:rPr>
        <w:t>）：</w:t>
      </w:r>
      <w:r w:rsidRPr="00484CBD">
        <w:rPr>
          <w:rFonts w:hint="eastAsia"/>
          <w:color w:val="0070C0"/>
        </w:rPr>
        <w:t xml:space="preserve">USB </w:t>
      </w:r>
      <w:r w:rsidRPr="00484CBD">
        <w:rPr>
          <w:rFonts w:hint="eastAsia"/>
          <w:color w:val="0070C0"/>
        </w:rPr>
        <w:t>是一种通用接口标准，用于连接各种外部设备，包括存储设备、打印机、鼠标和键盘。</w:t>
      </w:r>
      <w:r w:rsidRPr="00484CBD">
        <w:rPr>
          <w:rFonts w:hint="eastAsia"/>
          <w:color w:val="0070C0"/>
        </w:rPr>
        <w:t xml:space="preserve">USB </w:t>
      </w:r>
      <w:r w:rsidRPr="00484CBD">
        <w:rPr>
          <w:rFonts w:hint="eastAsia"/>
          <w:color w:val="0070C0"/>
        </w:rPr>
        <w:t>支持热插拔和高速数据传输。</w:t>
      </w:r>
    </w:p>
    <w:p w14:paraId="66A1B7E5" w14:textId="434C5F08" w:rsidR="00152CDB" w:rsidRPr="00484CBD" w:rsidRDefault="00152CDB" w:rsidP="00152CDB">
      <w:pPr>
        <w:rPr>
          <w:color w:val="0070C0"/>
        </w:rPr>
      </w:pPr>
      <w:r w:rsidRPr="00484CBD">
        <w:rPr>
          <w:rFonts w:hint="eastAsia"/>
          <w:color w:val="0070C0"/>
        </w:rPr>
        <w:t>Thunderbolt</w:t>
      </w:r>
      <w:r w:rsidRPr="00484CBD">
        <w:rPr>
          <w:rFonts w:hint="eastAsia"/>
          <w:color w:val="0070C0"/>
        </w:rPr>
        <w:t>：</w:t>
      </w:r>
      <w:r w:rsidRPr="00484CBD">
        <w:rPr>
          <w:rFonts w:hint="eastAsia"/>
          <w:color w:val="0070C0"/>
        </w:rPr>
        <w:t xml:space="preserve">Thunderbolt </w:t>
      </w:r>
      <w:r w:rsidRPr="00484CBD">
        <w:rPr>
          <w:rFonts w:hint="eastAsia"/>
          <w:color w:val="0070C0"/>
        </w:rPr>
        <w:t>是一种高速接口标准，用于连接计算机和其他设备，例如硬盘驱动器、显示器和音频设备。</w:t>
      </w:r>
      <w:r w:rsidRPr="00484CBD">
        <w:rPr>
          <w:rFonts w:hint="eastAsia"/>
          <w:color w:val="0070C0"/>
        </w:rPr>
        <w:t xml:space="preserve">Thunderbolt </w:t>
      </w:r>
      <w:r w:rsidRPr="00484CBD">
        <w:rPr>
          <w:rFonts w:hint="eastAsia"/>
          <w:color w:val="0070C0"/>
        </w:rPr>
        <w:t>支持高达</w:t>
      </w:r>
      <w:r w:rsidRPr="00484CBD">
        <w:rPr>
          <w:rFonts w:hint="eastAsia"/>
          <w:color w:val="0070C0"/>
        </w:rPr>
        <w:t xml:space="preserve">40Gbps </w:t>
      </w:r>
      <w:r w:rsidRPr="00484CBD">
        <w:rPr>
          <w:rFonts w:hint="eastAsia"/>
          <w:color w:val="0070C0"/>
        </w:rPr>
        <w:t>的数据传输速度。</w:t>
      </w:r>
    </w:p>
    <w:p w14:paraId="464AAB8F" w14:textId="77777777" w:rsidR="00152CDB" w:rsidRPr="00F37B28" w:rsidRDefault="00152CDB" w:rsidP="00152CDB"/>
    <w:p w14:paraId="79F0BF72" w14:textId="77777777" w:rsidR="005F6CCB" w:rsidRDefault="005F6CCB" w:rsidP="005F6CCB">
      <w:r>
        <w:rPr>
          <w:rFonts w:hint="eastAsia"/>
        </w:rPr>
        <w:t>3.8 EPROM</w:t>
      </w:r>
      <w:r>
        <w:rPr>
          <w:rFonts w:hint="eastAsia"/>
        </w:rPr>
        <w:t>、</w:t>
      </w:r>
      <w:r>
        <w:rPr>
          <w:rFonts w:hint="eastAsia"/>
        </w:rPr>
        <w:t>EEPROM</w:t>
      </w:r>
      <w:r>
        <w:rPr>
          <w:rFonts w:hint="eastAsia"/>
        </w:rPr>
        <w:t>、</w:t>
      </w:r>
      <w:r>
        <w:rPr>
          <w:rFonts w:hint="eastAsia"/>
        </w:rPr>
        <w:t>Flash</w:t>
      </w:r>
      <w:r>
        <w:rPr>
          <w:rFonts w:hint="eastAsia"/>
        </w:rPr>
        <w:t>的共同特点是什么？这些存储器具有读写功能，为什么仍然是</w:t>
      </w:r>
      <w:r>
        <w:rPr>
          <w:rFonts w:hint="eastAsia"/>
        </w:rPr>
        <w:t>ROM</w:t>
      </w:r>
      <w:r>
        <w:rPr>
          <w:rFonts w:hint="eastAsia"/>
        </w:rPr>
        <w:t>？</w:t>
      </w:r>
    </w:p>
    <w:p w14:paraId="79F0BF73" w14:textId="77862066" w:rsidR="005F6CCB" w:rsidRPr="008D099B" w:rsidRDefault="003B7D2F" w:rsidP="008D099B">
      <w:pPr>
        <w:rPr>
          <w:color w:val="0070C0"/>
        </w:rPr>
      </w:pPr>
      <w:r w:rsidRPr="008D099B">
        <w:rPr>
          <w:rFonts w:hint="eastAsia"/>
          <w:color w:val="0070C0"/>
        </w:rPr>
        <w:t>[</w:t>
      </w:r>
      <w:r w:rsidRPr="008D099B">
        <w:rPr>
          <w:rFonts w:hint="eastAsia"/>
          <w:color w:val="0070C0"/>
        </w:rPr>
        <w:t>解析</w:t>
      </w:r>
      <w:r w:rsidRPr="008D099B">
        <w:rPr>
          <w:color w:val="0070C0"/>
        </w:rPr>
        <w:t>]</w:t>
      </w:r>
    </w:p>
    <w:p w14:paraId="62119E1A" w14:textId="7564F677" w:rsidR="003B7D2F" w:rsidRPr="008D099B" w:rsidRDefault="00EF6E38" w:rsidP="008D099B">
      <w:pPr>
        <w:rPr>
          <w:color w:val="0070C0"/>
        </w:rPr>
      </w:pPr>
      <w:r w:rsidRPr="008D099B">
        <w:rPr>
          <w:rFonts w:hint="eastAsia"/>
          <w:color w:val="0070C0"/>
        </w:rPr>
        <w:t>共同点：</w:t>
      </w:r>
      <w:r w:rsidR="00500273" w:rsidRPr="008D099B">
        <w:rPr>
          <w:rFonts w:hint="eastAsia"/>
          <w:color w:val="0070C0"/>
        </w:rPr>
        <w:t>（</w:t>
      </w:r>
      <w:r w:rsidR="00500273" w:rsidRPr="008D099B">
        <w:rPr>
          <w:rFonts w:hint="eastAsia"/>
          <w:color w:val="0070C0"/>
        </w:rPr>
        <w:t>1</w:t>
      </w:r>
      <w:r w:rsidR="00500273" w:rsidRPr="008D099B">
        <w:rPr>
          <w:rFonts w:hint="eastAsia"/>
          <w:color w:val="0070C0"/>
        </w:rPr>
        <w:t>）非易失；（</w:t>
      </w:r>
      <w:r w:rsidR="00500273" w:rsidRPr="008D099B">
        <w:rPr>
          <w:rFonts w:hint="eastAsia"/>
          <w:color w:val="0070C0"/>
        </w:rPr>
        <w:t>2</w:t>
      </w:r>
      <w:r w:rsidR="00500273" w:rsidRPr="008D099B">
        <w:rPr>
          <w:rFonts w:hint="eastAsia"/>
          <w:color w:val="0070C0"/>
        </w:rPr>
        <w:t>）利用</w:t>
      </w:r>
      <w:proofErr w:type="gramStart"/>
      <w:r w:rsidR="00500273" w:rsidRPr="008D099B">
        <w:rPr>
          <w:rFonts w:hint="eastAsia"/>
          <w:color w:val="0070C0"/>
        </w:rPr>
        <w:t>浮栅中是否</w:t>
      </w:r>
      <w:proofErr w:type="gramEnd"/>
      <w:r w:rsidR="00500273" w:rsidRPr="008D099B">
        <w:rPr>
          <w:rFonts w:hint="eastAsia"/>
          <w:color w:val="0070C0"/>
        </w:rPr>
        <w:t>有电荷来代表“</w:t>
      </w:r>
      <w:r w:rsidR="00500273" w:rsidRPr="008D099B">
        <w:rPr>
          <w:rFonts w:hint="eastAsia"/>
          <w:color w:val="0070C0"/>
        </w:rPr>
        <w:t>0</w:t>
      </w:r>
      <w:r w:rsidR="00500273" w:rsidRPr="008D099B">
        <w:rPr>
          <w:rFonts w:hint="eastAsia"/>
          <w:color w:val="0070C0"/>
        </w:rPr>
        <w:t>”或“</w:t>
      </w:r>
      <w:r w:rsidR="00500273" w:rsidRPr="008D099B">
        <w:rPr>
          <w:rFonts w:hint="eastAsia"/>
          <w:color w:val="0070C0"/>
        </w:rPr>
        <w:t>1</w:t>
      </w:r>
      <w:r w:rsidR="00500273" w:rsidRPr="008D099B">
        <w:rPr>
          <w:rFonts w:hint="eastAsia"/>
          <w:color w:val="0070C0"/>
        </w:rPr>
        <w:t>”</w:t>
      </w:r>
      <w:r w:rsidRPr="008D099B">
        <w:rPr>
          <w:rFonts w:hint="eastAsia"/>
          <w:color w:val="0070C0"/>
        </w:rPr>
        <w:t>。</w:t>
      </w:r>
    </w:p>
    <w:p w14:paraId="2B6A316D" w14:textId="0C2E919D" w:rsidR="00EF6E38" w:rsidRPr="008D099B" w:rsidRDefault="00EF745D" w:rsidP="008D099B">
      <w:pPr>
        <w:rPr>
          <w:color w:val="0070C0"/>
        </w:rPr>
      </w:pPr>
      <w:r w:rsidRPr="008D099B">
        <w:rPr>
          <w:rFonts w:hint="eastAsia"/>
          <w:color w:val="0070C0"/>
        </w:rPr>
        <w:t>非易失存储器被称作</w:t>
      </w:r>
      <w:r w:rsidRPr="008D099B">
        <w:rPr>
          <w:rFonts w:hint="eastAsia"/>
          <w:color w:val="0070C0"/>
        </w:rPr>
        <w:t>ROM</w:t>
      </w:r>
      <w:r w:rsidRPr="008D099B">
        <w:rPr>
          <w:rFonts w:hint="eastAsia"/>
          <w:color w:val="0070C0"/>
        </w:rPr>
        <w:t>是</w:t>
      </w:r>
      <w:r w:rsidR="008D099B" w:rsidRPr="008D099B">
        <w:rPr>
          <w:rFonts w:hint="eastAsia"/>
          <w:color w:val="0070C0"/>
        </w:rPr>
        <w:t>历史上形成的习惯称呼。</w:t>
      </w:r>
    </w:p>
    <w:p w14:paraId="298845DF" w14:textId="77777777" w:rsidR="003B7D2F" w:rsidRDefault="003B7D2F" w:rsidP="005F6CCB"/>
    <w:p w14:paraId="062FB9F3" w14:textId="77777777" w:rsidR="003A70AD" w:rsidRPr="002457A2" w:rsidRDefault="003A70AD" w:rsidP="003A70AD">
      <w:pPr>
        <w:rPr>
          <w:color w:val="0070C0"/>
          <w:szCs w:val="21"/>
        </w:rPr>
      </w:pPr>
      <w:r w:rsidRPr="002457A2">
        <w:rPr>
          <w:rFonts w:hint="eastAsia"/>
          <w:color w:val="0070C0"/>
          <w:szCs w:val="21"/>
        </w:rPr>
        <w:t>[</w:t>
      </w:r>
      <w:r w:rsidRPr="002457A2">
        <w:rPr>
          <w:rFonts w:hint="eastAsia"/>
          <w:color w:val="0070C0"/>
          <w:szCs w:val="21"/>
        </w:rPr>
        <w:t>非教材上的习题</w:t>
      </w:r>
      <w:r w:rsidRPr="002457A2">
        <w:rPr>
          <w:rFonts w:hint="eastAsia"/>
          <w:color w:val="0070C0"/>
          <w:szCs w:val="21"/>
        </w:rPr>
        <w:t>]</w:t>
      </w:r>
    </w:p>
    <w:p w14:paraId="6FFD62B6" w14:textId="77777777" w:rsidR="003A70AD" w:rsidRDefault="003A70AD" w:rsidP="003A70AD">
      <w:pPr>
        <w:rPr>
          <w:ins w:id="4" w:author="陈晓辉 [2]" w:date="2024-05-24T16:48:00Z"/>
          <w:szCs w:val="21"/>
        </w:rPr>
      </w:pPr>
    </w:p>
    <w:p w14:paraId="759A0647" w14:textId="77777777" w:rsidR="00A8587B" w:rsidRPr="00AA73FC" w:rsidRDefault="00A8587B" w:rsidP="00A8587B">
      <w:pPr>
        <w:widowControl/>
        <w:adjustRightInd w:val="0"/>
        <w:snapToGrid w:val="0"/>
        <w:spacing w:beforeLines="20" w:before="62"/>
        <w:jc w:val="left"/>
        <w:rPr>
          <w:ins w:id="5" w:author="陈晓辉 [2]" w:date="2024-05-24T16:48:00Z"/>
          <w:rFonts w:cs="Times New Roman"/>
          <w:color w:val="000000"/>
          <w:szCs w:val="21"/>
        </w:rPr>
      </w:pPr>
      <w:ins w:id="6" w:author="陈晓辉 [2]" w:date="2024-05-24T16:48:00Z">
        <w:r w:rsidRPr="002E0B41">
          <w:rPr>
            <w:rFonts w:cs="Times New Roman" w:hint="eastAsia"/>
            <w:b/>
            <w:bCs/>
            <w:color w:val="000000"/>
            <w:szCs w:val="21"/>
          </w:rPr>
          <w:t>[</w:t>
        </w:r>
        <w:r w:rsidRPr="002E0B41">
          <w:rPr>
            <w:rFonts w:cs="Times New Roman" w:hint="eastAsia"/>
            <w:b/>
            <w:bCs/>
            <w:color w:val="000000"/>
            <w:szCs w:val="21"/>
          </w:rPr>
          <w:t>补充</w:t>
        </w:r>
        <w:r>
          <w:rPr>
            <w:rFonts w:cs="Times New Roman" w:hint="eastAsia"/>
            <w:b/>
            <w:bCs/>
            <w:color w:val="000000"/>
            <w:szCs w:val="21"/>
          </w:rPr>
          <w:t>3</w:t>
        </w:r>
        <w:r w:rsidRPr="002E0B41">
          <w:rPr>
            <w:rFonts w:cs="Times New Roman"/>
            <w:b/>
            <w:bCs/>
            <w:color w:val="000000"/>
            <w:szCs w:val="21"/>
          </w:rPr>
          <w:t>.</w:t>
        </w:r>
        <w:r>
          <w:rPr>
            <w:rFonts w:cs="Times New Roman"/>
            <w:b/>
            <w:bCs/>
            <w:color w:val="000000"/>
            <w:szCs w:val="21"/>
          </w:rPr>
          <w:t>31</w:t>
        </w:r>
        <w:r w:rsidRPr="002E0B41">
          <w:rPr>
            <w:rFonts w:cs="Times New Roman"/>
            <w:b/>
            <w:bCs/>
            <w:color w:val="000000"/>
            <w:szCs w:val="21"/>
          </w:rPr>
          <w:t>]</w:t>
        </w:r>
        <w:r>
          <w:rPr>
            <w:rFonts w:cs="Times New Roman"/>
            <w:b/>
            <w:bCs/>
            <w:color w:val="000000"/>
            <w:szCs w:val="21"/>
          </w:rPr>
          <w:t xml:space="preserve"> </w:t>
        </w:r>
        <w:r>
          <w:rPr>
            <w:rFonts w:cs="Times New Roman" w:hint="eastAsia"/>
            <w:color w:val="000000"/>
            <w:szCs w:val="21"/>
          </w:rPr>
          <w:t>以下关于存储器原理描述正确的是</w:t>
        </w:r>
        <w:r w:rsidRPr="00AA73FC">
          <w:rPr>
            <w:rFonts w:cs="Times New Roman"/>
            <w:color w:val="000000"/>
            <w:szCs w:val="21"/>
          </w:rPr>
          <w:t>（</w:t>
        </w:r>
        <w:r w:rsidRPr="00AA73FC">
          <w:rPr>
            <w:rFonts w:cs="Times New Roman" w:hint="eastAsia"/>
            <w:color w:val="000000"/>
            <w:szCs w:val="21"/>
          </w:rPr>
          <w:t xml:space="preserve">   </w:t>
        </w:r>
        <w:r w:rsidRPr="00AA73FC">
          <w:rPr>
            <w:rFonts w:cs="Times New Roman"/>
            <w:color w:val="000000"/>
            <w:szCs w:val="21"/>
          </w:rPr>
          <w:t>）</w:t>
        </w:r>
      </w:ins>
    </w:p>
    <w:p w14:paraId="22C6120B" w14:textId="77777777" w:rsidR="00BE2AF2" w:rsidRDefault="00EB4291" w:rsidP="00551782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lastRenderedPageBreak/>
        <w:t>硬盘</w:t>
      </w:r>
      <w:r w:rsidR="00BE2AF2">
        <w:rPr>
          <w:rFonts w:cs="Times New Roman" w:hint="eastAsia"/>
          <w:color w:val="000000"/>
          <w:szCs w:val="21"/>
        </w:rPr>
        <w:t>、软盘等</w:t>
      </w:r>
      <w:r>
        <w:rPr>
          <w:rFonts w:cs="Times New Roman" w:hint="eastAsia"/>
          <w:color w:val="000000"/>
          <w:szCs w:val="21"/>
        </w:rPr>
        <w:t>磁介质存储器往往</w:t>
      </w:r>
      <w:r w:rsidR="00BE2AF2">
        <w:rPr>
          <w:rFonts w:cs="Times New Roman" w:hint="eastAsia"/>
          <w:color w:val="000000"/>
          <w:szCs w:val="21"/>
        </w:rPr>
        <w:t>依靠磁颗粒的磁化方向来</w:t>
      </w:r>
      <w:r w:rsidR="00BE2AF2" w:rsidRPr="007341AF">
        <w:rPr>
          <w:rFonts w:cs="Times New Roman" w:hint="eastAsia"/>
          <w:color w:val="000000"/>
          <w:szCs w:val="21"/>
        </w:rPr>
        <w:t>代表了“</w:t>
      </w:r>
      <w:r w:rsidR="00BE2AF2" w:rsidRPr="007341AF">
        <w:rPr>
          <w:rFonts w:cs="Times New Roman" w:hint="eastAsia"/>
          <w:color w:val="000000"/>
          <w:szCs w:val="21"/>
        </w:rPr>
        <w:t>0</w:t>
      </w:r>
      <w:r w:rsidR="00BE2AF2" w:rsidRPr="007341AF">
        <w:rPr>
          <w:rFonts w:cs="Times New Roman" w:hint="eastAsia"/>
          <w:color w:val="000000"/>
          <w:szCs w:val="21"/>
        </w:rPr>
        <w:t>”和“</w:t>
      </w:r>
      <w:r w:rsidR="00BE2AF2" w:rsidRPr="007341AF">
        <w:rPr>
          <w:rFonts w:cs="Times New Roman" w:hint="eastAsia"/>
          <w:color w:val="000000"/>
          <w:szCs w:val="21"/>
        </w:rPr>
        <w:t>1</w:t>
      </w:r>
      <w:r w:rsidR="00BE2AF2" w:rsidRPr="007341AF">
        <w:rPr>
          <w:rFonts w:cs="Times New Roman" w:hint="eastAsia"/>
          <w:color w:val="000000"/>
          <w:szCs w:val="21"/>
        </w:rPr>
        <w:t>”</w:t>
      </w:r>
    </w:p>
    <w:p w14:paraId="2AB8A891" w14:textId="76861755" w:rsidR="00254EA7" w:rsidRDefault="00A61BD1" w:rsidP="00551782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61BD1">
        <w:rPr>
          <w:rFonts w:cs="Times New Roman" w:hint="eastAsia"/>
          <w:color w:val="000000"/>
          <w:szCs w:val="21"/>
        </w:rPr>
        <w:t>HDD</w:t>
      </w:r>
      <w:r w:rsidRPr="00A61BD1">
        <w:rPr>
          <w:rFonts w:cs="Times New Roman" w:hint="eastAsia"/>
          <w:color w:val="000000"/>
          <w:szCs w:val="21"/>
        </w:rPr>
        <w:t>容量</w:t>
      </w:r>
      <w:r>
        <w:rPr>
          <w:rFonts w:cs="Times New Roman" w:hint="eastAsia"/>
          <w:color w:val="000000"/>
          <w:szCs w:val="21"/>
        </w:rPr>
        <w:t>计算公式为：容量</w:t>
      </w:r>
      <w:r w:rsidRPr="00A61BD1">
        <w:rPr>
          <w:rFonts w:cs="Times New Roman" w:hint="eastAsia"/>
          <w:color w:val="000000"/>
          <w:szCs w:val="21"/>
        </w:rPr>
        <w:t>=</w:t>
      </w:r>
      <w:r w:rsidRPr="00A61BD1">
        <w:rPr>
          <w:rFonts w:cs="Times New Roman" w:hint="eastAsia"/>
          <w:color w:val="000000"/>
          <w:szCs w:val="21"/>
        </w:rPr>
        <w:t>盘片数×磁头数</w:t>
      </w:r>
      <w:r w:rsidRPr="00A61BD1">
        <w:rPr>
          <w:rFonts w:cs="Times New Roman" w:hint="eastAsia"/>
          <w:color w:val="000000"/>
          <w:szCs w:val="21"/>
        </w:rPr>
        <w:t xml:space="preserve"> </w:t>
      </w:r>
      <w:r w:rsidRPr="00A61BD1">
        <w:rPr>
          <w:rFonts w:cs="Times New Roman" w:hint="eastAsia"/>
          <w:color w:val="000000"/>
          <w:szCs w:val="21"/>
        </w:rPr>
        <w:t>×</w:t>
      </w:r>
      <w:r w:rsidRPr="00A61BD1">
        <w:rPr>
          <w:rFonts w:cs="Times New Roman" w:hint="eastAsia"/>
          <w:color w:val="000000"/>
          <w:szCs w:val="21"/>
        </w:rPr>
        <w:t xml:space="preserve"> </w:t>
      </w:r>
      <w:r w:rsidRPr="00A61BD1">
        <w:rPr>
          <w:rFonts w:cs="Times New Roman" w:hint="eastAsia"/>
          <w:color w:val="000000"/>
          <w:szCs w:val="21"/>
        </w:rPr>
        <w:t>磁道</w:t>
      </w:r>
      <w:r w:rsidRPr="00A61BD1">
        <w:rPr>
          <w:rFonts w:cs="Times New Roman" w:hint="eastAsia"/>
          <w:color w:val="000000"/>
          <w:szCs w:val="21"/>
        </w:rPr>
        <w:t>(</w:t>
      </w:r>
      <w:r w:rsidRPr="00A61BD1">
        <w:rPr>
          <w:rFonts w:cs="Times New Roman" w:hint="eastAsia"/>
          <w:color w:val="000000"/>
          <w:szCs w:val="21"/>
        </w:rPr>
        <w:t>柱面</w:t>
      </w:r>
      <w:r w:rsidRPr="00A61BD1">
        <w:rPr>
          <w:rFonts w:cs="Times New Roman" w:hint="eastAsia"/>
          <w:color w:val="000000"/>
          <w:szCs w:val="21"/>
        </w:rPr>
        <w:t>)</w:t>
      </w:r>
      <w:r w:rsidRPr="00A61BD1">
        <w:rPr>
          <w:rFonts w:cs="Times New Roman" w:hint="eastAsia"/>
          <w:color w:val="000000"/>
          <w:szCs w:val="21"/>
        </w:rPr>
        <w:t>数</w:t>
      </w:r>
      <w:r w:rsidRPr="00A61BD1">
        <w:rPr>
          <w:rFonts w:cs="Times New Roman" w:hint="eastAsia"/>
          <w:color w:val="000000"/>
          <w:szCs w:val="21"/>
        </w:rPr>
        <w:t xml:space="preserve"> </w:t>
      </w:r>
      <w:r w:rsidRPr="00A61BD1">
        <w:rPr>
          <w:rFonts w:cs="Times New Roman" w:hint="eastAsia"/>
          <w:color w:val="000000"/>
          <w:szCs w:val="21"/>
        </w:rPr>
        <w:t>×</w:t>
      </w:r>
      <w:r w:rsidRPr="00A61BD1">
        <w:rPr>
          <w:rFonts w:cs="Times New Roman" w:hint="eastAsia"/>
          <w:color w:val="000000"/>
          <w:szCs w:val="21"/>
        </w:rPr>
        <w:t xml:space="preserve"> </w:t>
      </w:r>
      <w:r w:rsidRPr="00A61BD1">
        <w:rPr>
          <w:rFonts w:cs="Times New Roman" w:hint="eastAsia"/>
          <w:color w:val="000000"/>
          <w:szCs w:val="21"/>
        </w:rPr>
        <w:t>每道扇区数</w:t>
      </w:r>
      <w:r w:rsidRPr="00A61BD1">
        <w:rPr>
          <w:rFonts w:cs="Times New Roman" w:hint="eastAsia"/>
          <w:color w:val="000000"/>
          <w:szCs w:val="21"/>
        </w:rPr>
        <w:t xml:space="preserve"> </w:t>
      </w:r>
      <w:r w:rsidRPr="00A61BD1">
        <w:rPr>
          <w:rFonts w:cs="Times New Roman" w:hint="eastAsia"/>
          <w:color w:val="000000"/>
          <w:szCs w:val="21"/>
        </w:rPr>
        <w:t>×</w:t>
      </w:r>
      <w:r w:rsidRPr="00A61BD1">
        <w:rPr>
          <w:rFonts w:cs="Times New Roman" w:hint="eastAsia"/>
          <w:color w:val="000000"/>
          <w:szCs w:val="21"/>
        </w:rPr>
        <w:t xml:space="preserve"> </w:t>
      </w:r>
      <w:r w:rsidRPr="00A61BD1">
        <w:rPr>
          <w:rFonts w:cs="Times New Roman" w:hint="eastAsia"/>
          <w:color w:val="000000"/>
          <w:szCs w:val="21"/>
        </w:rPr>
        <w:t>每扇区字节数</w:t>
      </w:r>
    </w:p>
    <w:p w14:paraId="4C5A37D9" w14:textId="77777777" w:rsidR="009A6A5B" w:rsidRDefault="009A6A5B" w:rsidP="009A6A5B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CD-DA</w:t>
      </w:r>
      <w:r>
        <w:rPr>
          <w:rFonts w:cs="Times New Roman" w:hint="eastAsia"/>
          <w:color w:val="000000"/>
          <w:szCs w:val="21"/>
        </w:rPr>
        <w:t>、</w:t>
      </w:r>
      <w:r>
        <w:rPr>
          <w:rFonts w:cs="Times New Roman" w:hint="eastAsia"/>
          <w:color w:val="000000"/>
          <w:szCs w:val="21"/>
        </w:rPr>
        <w:t>DVD</w:t>
      </w:r>
      <w:r>
        <w:rPr>
          <w:rFonts w:cs="Times New Roman" w:hint="eastAsia"/>
          <w:color w:val="000000"/>
          <w:szCs w:val="21"/>
        </w:rPr>
        <w:t>等</w:t>
      </w:r>
      <w:r w:rsidRPr="007341AF">
        <w:rPr>
          <w:rFonts w:cs="Times New Roman" w:hint="eastAsia"/>
          <w:color w:val="000000"/>
          <w:szCs w:val="21"/>
        </w:rPr>
        <w:t>光盘上有凹陷和凸起，光照射</w:t>
      </w:r>
      <w:r>
        <w:rPr>
          <w:rFonts w:cs="Times New Roman" w:hint="eastAsia"/>
          <w:color w:val="000000"/>
          <w:szCs w:val="21"/>
        </w:rPr>
        <w:t>到</w:t>
      </w:r>
      <w:r w:rsidRPr="007341AF">
        <w:rPr>
          <w:rFonts w:cs="Times New Roman" w:hint="eastAsia"/>
          <w:color w:val="000000"/>
          <w:szCs w:val="21"/>
        </w:rPr>
        <w:t>凹陷和凸起区域后反射强度不同，代表了“</w:t>
      </w:r>
      <w:r w:rsidRPr="007341AF">
        <w:rPr>
          <w:rFonts w:cs="Times New Roman" w:hint="eastAsia"/>
          <w:color w:val="000000"/>
          <w:szCs w:val="21"/>
        </w:rPr>
        <w:t>0</w:t>
      </w:r>
      <w:r w:rsidRPr="007341AF">
        <w:rPr>
          <w:rFonts w:cs="Times New Roman" w:hint="eastAsia"/>
          <w:color w:val="000000"/>
          <w:szCs w:val="21"/>
        </w:rPr>
        <w:t>”和“</w:t>
      </w:r>
      <w:r w:rsidRPr="007341AF">
        <w:rPr>
          <w:rFonts w:cs="Times New Roman" w:hint="eastAsia"/>
          <w:color w:val="000000"/>
          <w:szCs w:val="21"/>
        </w:rPr>
        <w:t>1</w:t>
      </w:r>
      <w:r w:rsidRPr="007341AF">
        <w:rPr>
          <w:rFonts w:cs="Times New Roman" w:hint="eastAsia"/>
          <w:color w:val="000000"/>
          <w:szCs w:val="21"/>
        </w:rPr>
        <w:t>”</w:t>
      </w:r>
    </w:p>
    <w:p w14:paraId="5AB42772" w14:textId="4A7C45AC" w:rsidR="009A6A5B" w:rsidRDefault="00D10B17" w:rsidP="00551782">
      <w:pPr>
        <w:widowControl/>
        <w:numPr>
          <w:ilvl w:val="0"/>
          <w:numId w:val="7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因为</w:t>
      </w:r>
      <w:r w:rsidR="00825D0D">
        <w:rPr>
          <w:rFonts w:cs="Times New Roman" w:hint="eastAsia"/>
          <w:color w:val="000000"/>
          <w:szCs w:val="21"/>
        </w:rPr>
        <w:t>晶体管只有开和关</w:t>
      </w:r>
      <w:r w:rsidR="00825D0D">
        <w:rPr>
          <w:rFonts w:cs="Times New Roman" w:hint="eastAsia"/>
          <w:color w:val="000000"/>
          <w:szCs w:val="21"/>
        </w:rPr>
        <w:t>2</w:t>
      </w:r>
      <w:r w:rsidR="00825D0D">
        <w:rPr>
          <w:rFonts w:cs="Times New Roman" w:hint="eastAsia"/>
          <w:color w:val="000000"/>
          <w:szCs w:val="21"/>
        </w:rPr>
        <w:t>种状态，故而</w:t>
      </w:r>
      <w:r w:rsidR="00825D0D">
        <w:rPr>
          <w:rFonts w:cs="Times New Roman" w:hint="eastAsia"/>
          <w:color w:val="000000"/>
          <w:szCs w:val="21"/>
        </w:rPr>
        <w:t>1</w:t>
      </w:r>
      <w:r w:rsidR="00825D0D">
        <w:rPr>
          <w:rFonts w:cs="Times New Roman" w:hint="eastAsia"/>
          <w:color w:val="000000"/>
          <w:szCs w:val="21"/>
        </w:rPr>
        <w:t>个晶体管</w:t>
      </w:r>
      <w:r>
        <w:rPr>
          <w:rFonts w:cs="Times New Roman" w:hint="eastAsia"/>
          <w:color w:val="000000"/>
          <w:szCs w:val="21"/>
        </w:rPr>
        <w:t>只能保存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 w:hint="eastAsia"/>
          <w:color w:val="000000"/>
          <w:szCs w:val="21"/>
        </w:rPr>
        <w:t>比特信息</w:t>
      </w:r>
    </w:p>
    <w:p w14:paraId="48958648" w14:textId="053ED05C" w:rsidR="00551782" w:rsidRPr="00AA73FC" w:rsidRDefault="00551782" w:rsidP="00551782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</w:p>
    <w:p w14:paraId="2B4D5465" w14:textId="62E7589B" w:rsidR="00551782" w:rsidRPr="00AA73FC" w:rsidRDefault="00551782" w:rsidP="00551782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</w:p>
    <w:p w14:paraId="475E48F4" w14:textId="77777777" w:rsidR="006C796B" w:rsidRDefault="00551782" w:rsidP="009200C0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6C796B">
        <w:rPr>
          <w:rFonts w:cs="Times New Roman" w:hint="eastAsia"/>
          <w:szCs w:val="21"/>
        </w:rPr>
        <w:t>III</w:t>
      </w:r>
      <w:r w:rsidRPr="006C796B">
        <w:rPr>
          <w:rFonts w:cs="Times New Roman" w:hint="eastAsia"/>
          <w:szCs w:val="21"/>
        </w:rPr>
        <w:t>、</w:t>
      </w:r>
      <w:r w:rsidRPr="006C796B">
        <w:rPr>
          <w:rFonts w:cs="Times New Roman" w:hint="eastAsia"/>
          <w:szCs w:val="21"/>
        </w:rPr>
        <w:t>IV</w:t>
      </w:r>
    </w:p>
    <w:p w14:paraId="32F51CF5" w14:textId="5B251268" w:rsidR="00DA0F1C" w:rsidRDefault="00DA0F1C" w:rsidP="009200C0">
      <w:pPr>
        <w:widowControl/>
        <w:numPr>
          <w:ilvl w:val="0"/>
          <w:numId w:val="8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A~C</w:t>
      </w:r>
      <w:r>
        <w:rPr>
          <w:rFonts w:cs="Times New Roman" w:hint="eastAsia"/>
          <w:szCs w:val="21"/>
        </w:rPr>
        <w:t>均不符合题意</w:t>
      </w:r>
    </w:p>
    <w:p w14:paraId="09761413" w14:textId="77777777" w:rsidR="00551782" w:rsidRPr="00AA73FC" w:rsidRDefault="00551782" w:rsidP="00551782">
      <w:pPr>
        <w:rPr>
          <w:szCs w:val="21"/>
        </w:rPr>
      </w:pPr>
    </w:p>
    <w:p w14:paraId="11ECC4B1" w14:textId="77777777" w:rsidR="00551782" w:rsidRDefault="00551782" w:rsidP="00551782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C</w:t>
      </w:r>
    </w:p>
    <w:p w14:paraId="43427F16" w14:textId="122319C1" w:rsidR="00551782" w:rsidRDefault="00551782" w:rsidP="00551782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</w:t>
      </w:r>
      <w:r w:rsidR="006C796B">
        <w:rPr>
          <w:rFonts w:cs="Times New Roman"/>
          <w:color w:val="0070C0"/>
          <w:szCs w:val="21"/>
        </w:rPr>
        <w:t>I</w:t>
      </w:r>
      <w:r>
        <w:rPr>
          <w:rFonts w:cs="Times New Roman" w:hint="eastAsia"/>
          <w:color w:val="0070C0"/>
          <w:szCs w:val="21"/>
        </w:rPr>
        <w:t>I</w:t>
      </w:r>
      <w:r>
        <w:rPr>
          <w:rFonts w:cs="Times New Roman" w:hint="eastAsia"/>
          <w:color w:val="0070C0"/>
          <w:szCs w:val="21"/>
        </w:rPr>
        <w:t>错误，</w:t>
      </w:r>
      <w:r w:rsidR="005F0401">
        <w:rPr>
          <w:rFonts w:cs="Times New Roman" w:hint="eastAsia"/>
          <w:color w:val="0070C0"/>
          <w:szCs w:val="21"/>
        </w:rPr>
        <w:t>激光照射到平坦区和</w:t>
      </w:r>
      <w:r w:rsidR="005F0401" w:rsidRPr="005F0401">
        <w:rPr>
          <w:rFonts w:cs="Times New Roman" w:hint="eastAsia"/>
          <w:color w:val="0070C0"/>
          <w:szCs w:val="21"/>
        </w:rPr>
        <w:t>凹陷</w:t>
      </w:r>
      <w:r w:rsidR="005F0401">
        <w:rPr>
          <w:rFonts w:cs="Times New Roman" w:hint="eastAsia"/>
          <w:color w:val="0070C0"/>
          <w:szCs w:val="21"/>
        </w:rPr>
        <w:t>/</w:t>
      </w:r>
      <w:r w:rsidR="005F0401" w:rsidRPr="005F0401">
        <w:rPr>
          <w:rFonts w:cs="Times New Roman" w:hint="eastAsia"/>
          <w:color w:val="0070C0"/>
          <w:szCs w:val="21"/>
        </w:rPr>
        <w:t>凸起</w:t>
      </w:r>
      <w:proofErr w:type="gramStart"/>
      <w:r w:rsidR="005F0401">
        <w:rPr>
          <w:rFonts w:cs="Times New Roman" w:hint="eastAsia"/>
          <w:color w:val="0070C0"/>
          <w:szCs w:val="21"/>
        </w:rPr>
        <w:t>变化区</w:t>
      </w:r>
      <w:proofErr w:type="gramEnd"/>
      <w:r w:rsidR="005F0401">
        <w:rPr>
          <w:rFonts w:cs="Times New Roman" w:hint="eastAsia"/>
          <w:color w:val="0070C0"/>
          <w:szCs w:val="21"/>
        </w:rPr>
        <w:t>反射强度不同</w:t>
      </w:r>
      <w:r>
        <w:rPr>
          <w:rFonts w:cs="Times New Roman" w:hint="eastAsia"/>
          <w:color w:val="0070C0"/>
          <w:szCs w:val="21"/>
        </w:rPr>
        <w:t>。</w:t>
      </w:r>
    </w:p>
    <w:p w14:paraId="52D72915" w14:textId="73E9882A" w:rsidR="00DA0F1C" w:rsidRDefault="00DA0F1C" w:rsidP="00551782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</w:t>
      </w:r>
      <w:r>
        <w:rPr>
          <w:rFonts w:cs="Times New Roman"/>
          <w:color w:val="0070C0"/>
          <w:szCs w:val="21"/>
        </w:rPr>
        <w:t>V</w:t>
      </w:r>
      <w:r>
        <w:rPr>
          <w:rFonts w:cs="Times New Roman" w:hint="eastAsia"/>
          <w:color w:val="0070C0"/>
          <w:szCs w:val="21"/>
        </w:rPr>
        <w:t>错误，一个晶体管也可以保存多个比特</w:t>
      </w:r>
    </w:p>
    <w:p w14:paraId="69123F17" w14:textId="77777777" w:rsidR="00551782" w:rsidRPr="00DA0F1C" w:rsidRDefault="00551782" w:rsidP="00551782">
      <w:pPr>
        <w:rPr>
          <w:szCs w:val="21"/>
        </w:rPr>
      </w:pPr>
    </w:p>
    <w:p w14:paraId="591B2D49" w14:textId="77777777" w:rsidR="00551782" w:rsidRPr="00551782" w:rsidRDefault="00551782" w:rsidP="003A70AD">
      <w:pPr>
        <w:rPr>
          <w:szCs w:val="21"/>
        </w:rPr>
      </w:pPr>
    </w:p>
    <w:p w14:paraId="1FED2C66" w14:textId="77777777" w:rsidR="003A70AD" w:rsidRDefault="003A70AD" w:rsidP="003A70AD">
      <w:pPr>
        <w:rPr>
          <w:szCs w:val="21"/>
        </w:rPr>
      </w:pPr>
    </w:p>
    <w:p w14:paraId="04E52CE6" w14:textId="548C9E67" w:rsidR="006819ED" w:rsidRPr="00AA73FC" w:rsidRDefault="006819ED" w:rsidP="006819ED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3B4674">
        <w:rPr>
          <w:rFonts w:cs="Times New Roman"/>
          <w:b/>
          <w:bCs/>
          <w:color w:val="000000"/>
          <w:szCs w:val="21"/>
        </w:rPr>
        <w:t>1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3B4674">
        <w:rPr>
          <w:rFonts w:cs="Times New Roman" w:hint="eastAsia"/>
          <w:color w:val="000000"/>
          <w:szCs w:val="21"/>
        </w:rPr>
        <w:t>以下关于计算机</w:t>
      </w:r>
      <w:r w:rsidR="000940F4">
        <w:rPr>
          <w:rFonts w:cs="Times New Roman" w:hint="eastAsia"/>
          <w:color w:val="000000"/>
          <w:szCs w:val="21"/>
        </w:rPr>
        <w:t>外存接口</w:t>
      </w:r>
      <w:r w:rsidR="003B4674">
        <w:rPr>
          <w:rFonts w:cs="Times New Roman" w:hint="eastAsia"/>
          <w:color w:val="000000"/>
          <w:szCs w:val="21"/>
        </w:rPr>
        <w:t>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66F8339E" w14:textId="77777777" w:rsidR="006819ED" w:rsidRDefault="006819ED" w:rsidP="00E4617A">
      <w:pPr>
        <w:widowControl/>
        <w:numPr>
          <w:ilvl w:val="0"/>
          <w:numId w:val="12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613848">
        <w:rPr>
          <w:rFonts w:cs="Times New Roman"/>
          <w:color w:val="000000"/>
          <w:szCs w:val="21"/>
        </w:rPr>
        <w:t>IDE</w:t>
      </w:r>
      <w:r w:rsidRPr="00613848">
        <w:rPr>
          <w:rFonts w:cs="Times New Roman"/>
          <w:color w:val="000000"/>
          <w:szCs w:val="21"/>
        </w:rPr>
        <w:t>（</w:t>
      </w:r>
      <w:r w:rsidRPr="00613848">
        <w:rPr>
          <w:rFonts w:cs="Times New Roman"/>
          <w:color w:val="000000"/>
          <w:szCs w:val="21"/>
        </w:rPr>
        <w:t>Integrated Drive Electronics</w:t>
      </w:r>
      <w:r w:rsidRPr="00613848">
        <w:rPr>
          <w:rFonts w:cs="Times New Roman"/>
          <w:color w:val="000000"/>
          <w:szCs w:val="21"/>
        </w:rPr>
        <w:t>）</w:t>
      </w:r>
      <w:r>
        <w:rPr>
          <w:rFonts w:cs="Times New Roman" w:hint="eastAsia"/>
          <w:color w:val="000000"/>
          <w:szCs w:val="21"/>
        </w:rPr>
        <w:t>和</w:t>
      </w:r>
      <w:r w:rsidRPr="00613848">
        <w:rPr>
          <w:rFonts w:cs="Times New Roman"/>
          <w:color w:val="000000"/>
          <w:szCs w:val="21"/>
        </w:rPr>
        <w:t>ATA</w:t>
      </w:r>
      <w:r w:rsidRPr="00613848">
        <w:rPr>
          <w:rFonts w:cs="Times New Roman"/>
          <w:color w:val="000000"/>
          <w:szCs w:val="21"/>
        </w:rPr>
        <w:t>（</w:t>
      </w:r>
      <w:r w:rsidRPr="00613848">
        <w:rPr>
          <w:rFonts w:cs="Times New Roman"/>
          <w:color w:val="000000"/>
          <w:szCs w:val="21"/>
        </w:rPr>
        <w:t>Advanced Technology Attachment</w:t>
      </w:r>
      <w:r w:rsidRPr="00613848">
        <w:rPr>
          <w:rFonts w:cs="Times New Roman"/>
          <w:color w:val="000000"/>
          <w:szCs w:val="21"/>
        </w:rPr>
        <w:t>）</w:t>
      </w:r>
      <w:r>
        <w:rPr>
          <w:rFonts w:cs="Times New Roman" w:hint="eastAsia"/>
          <w:color w:val="000000"/>
          <w:szCs w:val="21"/>
        </w:rPr>
        <w:t>都是通用的计算机外设接口标准</w:t>
      </w:r>
    </w:p>
    <w:p w14:paraId="5AE119DA" w14:textId="77777777" w:rsidR="006819ED" w:rsidRDefault="006819ED" w:rsidP="00E4617A">
      <w:pPr>
        <w:widowControl/>
        <w:numPr>
          <w:ilvl w:val="0"/>
          <w:numId w:val="12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SCSI</w:t>
      </w:r>
      <w:r>
        <w:rPr>
          <w:rFonts w:cs="Times New Roman" w:hint="eastAsia"/>
          <w:color w:val="000000"/>
          <w:szCs w:val="21"/>
        </w:rPr>
        <w:t>、</w:t>
      </w:r>
      <w:r>
        <w:rPr>
          <w:rFonts w:cs="Times New Roman" w:hint="eastAsia"/>
          <w:color w:val="000000"/>
          <w:szCs w:val="21"/>
        </w:rPr>
        <w:t>ATA</w:t>
      </w:r>
      <w:r>
        <w:rPr>
          <w:rFonts w:cs="Times New Roman" w:hint="eastAsia"/>
          <w:color w:val="000000"/>
          <w:szCs w:val="21"/>
        </w:rPr>
        <w:t>、</w:t>
      </w:r>
      <w:r>
        <w:rPr>
          <w:rFonts w:cs="Times New Roman" w:hint="eastAsia"/>
          <w:color w:val="000000"/>
          <w:szCs w:val="21"/>
        </w:rPr>
        <w:t>SATA</w:t>
      </w:r>
      <w:r>
        <w:rPr>
          <w:rFonts w:cs="Times New Roman" w:hint="eastAsia"/>
          <w:color w:val="000000"/>
          <w:szCs w:val="21"/>
        </w:rPr>
        <w:t>是只能用于硬磁盘（</w:t>
      </w:r>
      <w:r>
        <w:rPr>
          <w:rFonts w:cs="Times New Roman" w:hint="eastAsia"/>
          <w:color w:val="000000"/>
          <w:szCs w:val="21"/>
        </w:rPr>
        <w:t>HDD</w:t>
      </w:r>
      <w:r>
        <w:rPr>
          <w:rFonts w:cs="Times New Roman" w:hint="eastAsia"/>
          <w:color w:val="000000"/>
          <w:szCs w:val="21"/>
        </w:rPr>
        <w:t>）的接口标准</w:t>
      </w:r>
    </w:p>
    <w:p w14:paraId="08A997CA" w14:textId="77777777" w:rsidR="006819ED" w:rsidRDefault="006819ED" w:rsidP="00E4617A">
      <w:pPr>
        <w:widowControl/>
        <w:numPr>
          <w:ilvl w:val="0"/>
          <w:numId w:val="12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SATA</w:t>
      </w:r>
      <w:r>
        <w:rPr>
          <w:rFonts w:cs="Times New Roman" w:hint="eastAsia"/>
          <w:color w:val="000000"/>
          <w:szCs w:val="21"/>
        </w:rPr>
        <w:t>和</w:t>
      </w:r>
      <w:r>
        <w:rPr>
          <w:rFonts w:cs="Times New Roman" w:hint="eastAsia"/>
          <w:color w:val="000000"/>
          <w:szCs w:val="21"/>
        </w:rPr>
        <w:t>SAS</w:t>
      </w:r>
      <w:r>
        <w:rPr>
          <w:rFonts w:cs="Times New Roman" w:hint="eastAsia"/>
          <w:color w:val="000000"/>
          <w:szCs w:val="21"/>
        </w:rPr>
        <w:t>均采用了串行传输技术</w:t>
      </w:r>
    </w:p>
    <w:p w14:paraId="6D30E0D2" w14:textId="77777777" w:rsidR="006819ED" w:rsidRDefault="006819ED" w:rsidP="00E4617A">
      <w:pPr>
        <w:widowControl/>
        <w:numPr>
          <w:ilvl w:val="0"/>
          <w:numId w:val="12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proofErr w:type="spellStart"/>
      <w:r>
        <w:rPr>
          <w:rFonts w:cs="Times New Roman"/>
          <w:color w:val="000000"/>
          <w:szCs w:val="21"/>
        </w:rPr>
        <w:t>M.2</w:t>
      </w:r>
      <w:proofErr w:type="spellEnd"/>
      <w:r>
        <w:rPr>
          <w:rFonts w:cs="Times New Roman"/>
          <w:color w:val="000000"/>
          <w:szCs w:val="21"/>
        </w:rPr>
        <w:t xml:space="preserve"> </w:t>
      </w:r>
      <w:proofErr w:type="spellStart"/>
      <w:r>
        <w:rPr>
          <w:rFonts w:cs="Times New Roman" w:hint="eastAsia"/>
          <w:color w:val="000000"/>
          <w:szCs w:val="21"/>
        </w:rPr>
        <w:t>NVMe</w:t>
      </w:r>
      <w:proofErr w:type="spellEnd"/>
      <w:r>
        <w:rPr>
          <w:rFonts w:cs="Times New Roman"/>
          <w:color w:val="000000"/>
          <w:szCs w:val="21"/>
        </w:rPr>
        <w:t xml:space="preserve"> (</w:t>
      </w:r>
      <w:r w:rsidRPr="00A04BB2">
        <w:rPr>
          <w:rFonts w:cs="Times New Roman"/>
          <w:color w:val="000000"/>
          <w:szCs w:val="21"/>
        </w:rPr>
        <w:t xml:space="preserve">non-volatile memory </w:t>
      </w:r>
      <w:r>
        <w:rPr>
          <w:rFonts w:cs="Times New Roman"/>
          <w:color w:val="000000"/>
          <w:szCs w:val="21"/>
        </w:rPr>
        <w:t>e</w:t>
      </w:r>
      <w:r w:rsidRPr="00A04BB2">
        <w:rPr>
          <w:rFonts w:cs="Times New Roman"/>
          <w:color w:val="000000"/>
          <w:szCs w:val="21"/>
        </w:rPr>
        <w:t>xpress</w:t>
      </w:r>
      <w:r>
        <w:rPr>
          <w:rFonts w:cs="Times New Roman"/>
          <w:color w:val="000000"/>
          <w:szCs w:val="21"/>
        </w:rPr>
        <w:t>)</w:t>
      </w:r>
      <w:r>
        <w:rPr>
          <w:rFonts w:cs="Times New Roman" w:hint="eastAsia"/>
          <w:color w:val="000000"/>
          <w:szCs w:val="21"/>
        </w:rPr>
        <w:t>是目前较为常见的固态硬盘（</w:t>
      </w:r>
      <w:r>
        <w:rPr>
          <w:rFonts w:cs="Times New Roman" w:hint="eastAsia"/>
          <w:color w:val="000000"/>
          <w:szCs w:val="21"/>
        </w:rPr>
        <w:t>SSD</w:t>
      </w:r>
      <w:r>
        <w:rPr>
          <w:rFonts w:cs="Times New Roman" w:hint="eastAsia"/>
          <w:color w:val="000000"/>
          <w:szCs w:val="21"/>
        </w:rPr>
        <w:t>）接口</w:t>
      </w:r>
    </w:p>
    <w:p w14:paraId="072DBA39" w14:textId="77777777" w:rsidR="006819ED" w:rsidRDefault="006819ED" w:rsidP="00E4617A">
      <w:pPr>
        <w:widowControl/>
        <w:numPr>
          <w:ilvl w:val="0"/>
          <w:numId w:val="12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嵌入式系统中</w:t>
      </w:r>
      <w:r>
        <w:rPr>
          <w:rFonts w:cs="Times New Roman" w:hint="eastAsia"/>
          <w:color w:val="000000"/>
          <w:szCs w:val="21"/>
        </w:rPr>
        <w:t>UFS</w:t>
      </w:r>
      <w:r>
        <w:rPr>
          <w:rFonts w:cs="Times New Roman" w:hint="eastAsia"/>
          <w:color w:val="000000"/>
          <w:szCs w:val="21"/>
        </w:rPr>
        <w:t>接口的传输速率明显高于</w:t>
      </w:r>
      <w:r>
        <w:rPr>
          <w:rFonts w:cs="Times New Roman" w:hint="eastAsia"/>
          <w:color w:val="000000"/>
          <w:szCs w:val="21"/>
        </w:rPr>
        <w:t>MicroSD</w:t>
      </w:r>
      <w:r>
        <w:rPr>
          <w:rFonts w:cs="Times New Roman" w:hint="eastAsia"/>
          <w:color w:val="000000"/>
          <w:szCs w:val="21"/>
        </w:rPr>
        <w:t>接口</w:t>
      </w:r>
    </w:p>
    <w:p w14:paraId="004DDFC6" w14:textId="2D75E166" w:rsidR="006819ED" w:rsidRPr="00AA73FC" w:rsidRDefault="006819ED" w:rsidP="00E4617A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</w:p>
    <w:p w14:paraId="468E51D9" w14:textId="38970BF1" w:rsidR="006819ED" w:rsidRPr="00AA73FC" w:rsidRDefault="006819ED" w:rsidP="00E4617A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5CE6BE09" w14:textId="36E39AF2" w:rsidR="006819ED" w:rsidRPr="00AA73FC" w:rsidRDefault="006819ED" w:rsidP="00E4617A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 w:rsidR="00364910">
        <w:rPr>
          <w:rFonts w:cs="Times New Roman" w:hint="eastAsia"/>
          <w:szCs w:val="21"/>
        </w:rPr>
        <w:t>IV</w:t>
      </w:r>
      <w:r w:rsidR="00364910"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1B153D15" w14:textId="3C22A9C7" w:rsidR="006819ED" w:rsidRPr="00AA73FC" w:rsidRDefault="00364910" w:rsidP="00E4617A">
      <w:pPr>
        <w:widowControl/>
        <w:numPr>
          <w:ilvl w:val="0"/>
          <w:numId w:val="13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 w:rsidR="006819ED">
        <w:rPr>
          <w:rFonts w:cs="Times New Roman" w:hint="eastAsia"/>
          <w:szCs w:val="21"/>
        </w:rPr>
        <w:t>IV</w:t>
      </w:r>
      <w:r w:rsidR="006819ED">
        <w:rPr>
          <w:rFonts w:cs="Times New Roman" w:hint="eastAsia"/>
          <w:szCs w:val="21"/>
        </w:rPr>
        <w:t>、</w:t>
      </w:r>
      <w:r w:rsidR="006819ED">
        <w:rPr>
          <w:rFonts w:cs="Times New Roman" w:hint="eastAsia"/>
          <w:szCs w:val="21"/>
        </w:rPr>
        <w:t>V</w:t>
      </w:r>
    </w:p>
    <w:p w14:paraId="18D511FE" w14:textId="77777777" w:rsidR="006819ED" w:rsidRPr="00AA73FC" w:rsidRDefault="006819ED" w:rsidP="006819ED">
      <w:pPr>
        <w:rPr>
          <w:szCs w:val="21"/>
        </w:rPr>
      </w:pPr>
    </w:p>
    <w:p w14:paraId="411FFC10" w14:textId="1A61768E" w:rsidR="006819ED" w:rsidRDefault="006819ED" w:rsidP="006819E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 w:rsidR="00D169CE">
        <w:rPr>
          <w:rFonts w:cs="Times New Roman" w:hint="eastAsia"/>
          <w:color w:val="0070C0"/>
          <w:szCs w:val="21"/>
        </w:rPr>
        <w:t>C</w:t>
      </w:r>
    </w:p>
    <w:p w14:paraId="0315D3E6" w14:textId="14E5BEE2" w:rsidR="006819ED" w:rsidRDefault="006819ED" w:rsidP="006819E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II</w:t>
      </w:r>
      <w:r>
        <w:rPr>
          <w:rFonts w:cs="Times New Roman" w:hint="eastAsia"/>
          <w:color w:val="0070C0"/>
          <w:szCs w:val="21"/>
        </w:rPr>
        <w:t>错误，</w:t>
      </w:r>
      <w:r w:rsidR="00831BC4" w:rsidRPr="00831BC4">
        <w:rPr>
          <w:rFonts w:cs="Times New Roman"/>
          <w:color w:val="0070C0"/>
          <w:szCs w:val="21"/>
        </w:rPr>
        <w:tab/>
        <w:t>SCSI</w:t>
      </w:r>
      <w:r w:rsidR="00831BC4" w:rsidRPr="00831BC4">
        <w:rPr>
          <w:rFonts w:cs="Times New Roman"/>
          <w:color w:val="0070C0"/>
          <w:szCs w:val="21"/>
        </w:rPr>
        <w:t>、</w:t>
      </w:r>
      <w:r w:rsidR="00831BC4" w:rsidRPr="00831BC4">
        <w:rPr>
          <w:rFonts w:cs="Times New Roman"/>
          <w:color w:val="0070C0"/>
          <w:szCs w:val="21"/>
        </w:rPr>
        <w:t>ATA</w:t>
      </w:r>
      <w:r w:rsidR="00831BC4" w:rsidRPr="00831BC4">
        <w:rPr>
          <w:rFonts w:cs="Times New Roman"/>
          <w:color w:val="0070C0"/>
          <w:szCs w:val="21"/>
        </w:rPr>
        <w:t>、</w:t>
      </w:r>
      <w:r w:rsidR="00831BC4" w:rsidRPr="00831BC4">
        <w:rPr>
          <w:rFonts w:cs="Times New Roman"/>
          <w:color w:val="0070C0"/>
          <w:szCs w:val="21"/>
        </w:rPr>
        <w:t>SATA</w:t>
      </w:r>
      <w:r w:rsidR="00831BC4">
        <w:rPr>
          <w:rFonts w:cs="Times New Roman" w:hint="eastAsia"/>
          <w:color w:val="0070C0"/>
          <w:szCs w:val="21"/>
        </w:rPr>
        <w:t>也可以用作其他类型外设的接口</w:t>
      </w:r>
      <w:r>
        <w:rPr>
          <w:rFonts w:cs="Times New Roman" w:hint="eastAsia"/>
          <w:color w:val="0070C0"/>
          <w:szCs w:val="21"/>
        </w:rPr>
        <w:t>。</w:t>
      </w:r>
    </w:p>
    <w:p w14:paraId="776EC91C" w14:textId="77777777" w:rsidR="006819ED" w:rsidRPr="00AA73FC" w:rsidRDefault="006819ED" w:rsidP="006819ED">
      <w:pPr>
        <w:rPr>
          <w:szCs w:val="21"/>
        </w:rPr>
      </w:pPr>
    </w:p>
    <w:p w14:paraId="0D78B929" w14:textId="4603C206" w:rsidR="003B4674" w:rsidRPr="00AA73FC" w:rsidRDefault="003B4674" w:rsidP="003B4674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32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以下关于</w:t>
      </w:r>
      <w:r w:rsidR="000D130B">
        <w:rPr>
          <w:rFonts w:cs="Times New Roman" w:hint="eastAsia"/>
          <w:color w:val="000000"/>
          <w:szCs w:val="21"/>
        </w:rPr>
        <w:t>典型</w:t>
      </w:r>
      <w:r>
        <w:rPr>
          <w:rFonts w:cs="Times New Roman" w:hint="eastAsia"/>
          <w:color w:val="000000"/>
          <w:szCs w:val="21"/>
        </w:rPr>
        <w:t>ROM</w:t>
      </w:r>
      <w:r>
        <w:rPr>
          <w:rFonts w:cs="Times New Roman" w:hint="eastAsia"/>
          <w:color w:val="000000"/>
          <w:szCs w:val="21"/>
        </w:rPr>
        <w:t>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6B641E87" w14:textId="77777777" w:rsidR="003B4674" w:rsidRDefault="003B4674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992356">
        <w:rPr>
          <w:rFonts w:cs="Times New Roman"/>
          <w:color w:val="000000"/>
          <w:szCs w:val="21"/>
        </w:rPr>
        <w:t>Mask ROM</w:t>
      </w:r>
      <w:r w:rsidRPr="00992356">
        <w:rPr>
          <w:rFonts w:cs="Times New Roman"/>
          <w:color w:val="000000"/>
          <w:szCs w:val="21"/>
        </w:rPr>
        <w:t>（掩模</w:t>
      </w:r>
      <w:r w:rsidRPr="00992356">
        <w:rPr>
          <w:rFonts w:cs="Times New Roman"/>
          <w:color w:val="000000"/>
          <w:szCs w:val="21"/>
        </w:rPr>
        <w:t>ROM</w:t>
      </w:r>
      <w:r w:rsidRPr="00992356">
        <w:rPr>
          <w:rFonts w:cs="Times New Roman"/>
          <w:color w:val="000000"/>
          <w:szCs w:val="21"/>
        </w:rPr>
        <w:t>）</w:t>
      </w:r>
      <w:r>
        <w:rPr>
          <w:rFonts w:cs="Times New Roman" w:hint="eastAsia"/>
          <w:color w:val="000000"/>
          <w:szCs w:val="21"/>
        </w:rPr>
        <w:t>中的数据</w:t>
      </w:r>
      <w:r w:rsidRPr="00992356">
        <w:rPr>
          <w:rFonts w:cs="Times New Roman"/>
          <w:color w:val="000000"/>
          <w:szCs w:val="21"/>
        </w:rPr>
        <w:t>用户不能修改</w:t>
      </w:r>
    </w:p>
    <w:p w14:paraId="7AF40991" w14:textId="77777777" w:rsidR="003B4674" w:rsidRDefault="003B4674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ROM</w:t>
      </w:r>
      <w:r>
        <w:rPr>
          <w:rFonts w:cs="Times New Roman" w:hint="eastAsia"/>
          <w:color w:val="000000"/>
          <w:szCs w:val="21"/>
        </w:rPr>
        <w:t>芯片中字线用来选中存储单元，而位线用于数据的输入和输出</w:t>
      </w:r>
    </w:p>
    <w:p w14:paraId="7F1FE87F" w14:textId="0E39EE5A" w:rsidR="003B4674" w:rsidRDefault="00D00F95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D00F95">
        <w:rPr>
          <w:rFonts w:cs="Times New Roman"/>
          <w:color w:val="000000"/>
          <w:szCs w:val="21"/>
        </w:rPr>
        <w:t>PROM (Programmable ROM)</w:t>
      </w:r>
      <w:r w:rsidR="000632C3">
        <w:rPr>
          <w:rFonts w:cs="Times New Roman" w:hint="eastAsia"/>
          <w:color w:val="000000"/>
          <w:szCs w:val="21"/>
        </w:rPr>
        <w:t>可以利用</w:t>
      </w:r>
      <w:r>
        <w:rPr>
          <w:rFonts w:cs="Times New Roman" w:hint="eastAsia"/>
          <w:color w:val="000000"/>
          <w:szCs w:val="21"/>
        </w:rPr>
        <w:t>外围电路</w:t>
      </w:r>
      <w:r w:rsidR="00383E7A">
        <w:rPr>
          <w:rFonts w:cs="Times New Roman" w:hint="eastAsia"/>
          <w:color w:val="000000"/>
          <w:szCs w:val="21"/>
        </w:rPr>
        <w:t>实现数据的</w:t>
      </w:r>
      <w:r w:rsidR="006667B3">
        <w:rPr>
          <w:rFonts w:cs="Times New Roman" w:hint="eastAsia"/>
          <w:color w:val="000000"/>
          <w:szCs w:val="21"/>
        </w:rPr>
        <w:t>多次</w:t>
      </w:r>
      <w:r w:rsidR="00A27476">
        <w:rPr>
          <w:rFonts w:cs="Times New Roman" w:hint="eastAsia"/>
          <w:color w:val="000000"/>
          <w:szCs w:val="21"/>
        </w:rPr>
        <w:t>写入</w:t>
      </w:r>
    </w:p>
    <w:p w14:paraId="3226F606" w14:textId="2C0D627F" w:rsidR="00A27476" w:rsidRDefault="00A27476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A27476">
        <w:rPr>
          <w:rFonts w:cs="Times New Roman"/>
          <w:color w:val="000000"/>
          <w:szCs w:val="21"/>
        </w:rPr>
        <w:t>EPROM (Erasable PROM)</w:t>
      </w:r>
      <w:r w:rsidR="006667B3">
        <w:rPr>
          <w:rFonts w:cs="Times New Roman" w:hint="eastAsia"/>
          <w:color w:val="000000"/>
          <w:szCs w:val="21"/>
        </w:rPr>
        <w:t>可以利用</w:t>
      </w:r>
      <w:r>
        <w:rPr>
          <w:rFonts w:cs="Times New Roman" w:hint="eastAsia"/>
          <w:color w:val="000000"/>
          <w:szCs w:val="21"/>
        </w:rPr>
        <w:t>外围电路</w:t>
      </w:r>
      <w:r w:rsidR="006667B3">
        <w:rPr>
          <w:rFonts w:cs="Times New Roman" w:hint="eastAsia"/>
          <w:color w:val="000000"/>
          <w:szCs w:val="21"/>
        </w:rPr>
        <w:t>实现数据的多次</w:t>
      </w:r>
      <w:r w:rsidR="00EE70D9">
        <w:rPr>
          <w:rFonts w:cs="Times New Roman" w:hint="eastAsia"/>
          <w:color w:val="000000"/>
          <w:szCs w:val="21"/>
        </w:rPr>
        <w:t>修改</w:t>
      </w:r>
    </w:p>
    <w:p w14:paraId="12926FF1" w14:textId="306B4DBD" w:rsidR="00522D4E" w:rsidRDefault="00522D4E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522D4E">
        <w:rPr>
          <w:rFonts w:cs="Times New Roman"/>
          <w:color w:val="000000"/>
          <w:szCs w:val="21"/>
        </w:rPr>
        <w:t>EEPROM (Electrically EPROM)</w:t>
      </w:r>
      <w:r w:rsidR="00584A79">
        <w:rPr>
          <w:rFonts w:cs="Times New Roman" w:hint="eastAsia"/>
          <w:color w:val="000000"/>
          <w:szCs w:val="21"/>
        </w:rPr>
        <w:t>可以</w:t>
      </w:r>
      <w:r w:rsidR="00EE70D9">
        <w:rPr>
          <w:rFonts w:cs="Times New Roman" w:hint="eastAsia"/>
          <w:color w:val="000000"/>
          <w:szCs w:val="21"/>
        </w:rPr>
        <w:t>利用</w:t>
      </w:r>
      <w:r w:rsidR="00584A79">
        <w:rPr>
          <w:rFonts w:cs="Times New Roman" w:hint="eastAsia"/>
          <w:color w:val="000000"/>
          <w:szCs w:val="21"/>
        </w:rPr>
        <w:t>外围电路</w:t>
      </w:r>
      <w:r w:rsidR="00EE70D9">
        <w:rPr>
          <w:rFonts w:cs="Times New Roman" w:hint="eastAsia"/>
          <w:color w:val="000000"/>
          <w:szCs w:val="21"/>
        </w:rPr>
        <w:t>实现数据的多次</w:t>
      </w:r>
      <w:r w:rsidR="00584A79">
        <w:rPr>
          <w:rFonts w:cs="Times New Roman" w:hint="eastAsia"/>
          <w:color w:val="000000"/>
          <w:szCs w:val="21"/>
        </w:rPr>
        <w:t>修改</w:t>
      </w:r>
    </w:p>
    <w:p w14:paraId="37C44737" w14:textId="1F9210D2" w:rsidR="00584A79" w:rsidRDefault="00584A79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Flash</w:t>
      </w:r>
      <w:r>
        <w:rPr>
          <w:rFonts w:cs="Times New Roman" w:hint="eastAsia"/>
          <w:color w:val="000000"/>
          <w:szCs w:val="21"/>
        </w:rPr>
        <w:t>和</w:t>
      </w:r>
      <w:r>
        <w:rPr>
          <w:rFonts w:cs="Times New Roman" w:hint="eastAsia"/>
          <w:color w:val="000000"/>
          <w:szCs w:val="21"/>
        </w:rPr>
        <w:t>E</w:t>
      </w:r>
      <w:r w:rsidRPr="00584A79">
        <w:rPr>
          <w:rFonts w:cs="Times New Roman"/>
          <w:color w:val="000000"/>
          <w:szCs w:val="21"/>
          <w:vertAlign w:val="superscript"/>
        </w:rPr>
        <w:t>2</w:t>
      </w:r>
      <w:r>
        <w:rPr>
          <w:rFonts w:cs="Times New Roman" w:hint="eastAsia"/>
          <w:color w:val="000000"/>
          <w:szCs w:val="21"/>
        </w:rPr>
        <w:t>PROM</w:t>
      </w:r>
      <w:r>
        <w:rPr>
          <w:rFonts w:cs="Times New Roman" w:hint="eastAsia"/>
          <w:color w:val="000000"/>
          <w:szCs w:val="21"/>
        </w:rPr>
        <w:t>都</w:t>
      </w:r>
      <w:r w:rsidR="007A0A7E">
        <w:rPr>
          <w:rFonts w:cs="Times New Roman" w:hint="eastAsia"/>
          <w:color w:val="000000"/>
          <w:szCs w:val="21"/>
        </w:rPr>
        <w:t>基于</w:t>
      </w:r>
      <w:r w:rsidR="000D45BC" w:rsidRPr="000D45BC">
        <w:rPr>
          <w:rFonts w:cs="Times New Roman" w:hint="eastAsia"/>
          <w:color w:val="000000"/>
          <w:szCs w:val="21"/>
        </w:rPr>
        <w:t>浮</w:t>
      </w:r>
      <w:proofErr w:type="gramStart"/>
      <w:r w:rsidR="000D45BC" w:rsidRPr="000D45BC">
        <w:rPr>
          <w:rFonts w:cs="Times New Roman" w:hint="eastAsia"/>
          <w:color w:val="000000"/>
          <w:szCs w:val="21"/>
        </w:rPr>
        <w:t>置栅</w:t>
      </w:r>
      <w:r w:rsidR="000D45BC">
        <w:rPr>
          <w:rFonts w:cs="Times New Roman" w:hint="eastAsia"/>
          <w:color w:val="000000"/>
          <w:szCs w:val="21"/>
        </w:rPr>
        <w:t>中是否</w:t>
      </w:r>
      <w:proofErr w:type="gramEnd"/>
      <w:r w:rsidR="000D45BC">
        <w:rPr>
          <w:rFonts w:cs="Times New Roman" w:hint="eastAsia"/>
          <w:color w:val="000000"/>
          <w:szCs w:val="21"/>
        </w:rPr>
        <w:t>存有电荷来</w:t>
      </w:r>
      <w:r w:rsidR="007A0A7E">
        <w:rPr>
          <w:rFonts w:cs="Times New Roman" w:hint="eastAsia"/>
          <w:color w:val="000000"/>
          <w:szCs w:val="21"/>
        </w:rPr>
        <w:t>实现“</w:t>
      </w:r>
      <w:r w:rsidR="007A0A7E">
        <w:rPr>
          <w:rFonts w:cs="Times New Roman" w:hint="eastAsia"/>
          <w:color w:val="000000"/>
          <w:szCs w:val="21"/>
        </w:rPr>
        <w:t>0</w:t>
      </w:r>
      <w:r w:rsidR="007A0A7E">
        <w:rPr>
          <w:rFonts w:cs="Times New Roman" w:hint="eastAsia"/>
          <w:color w:val="000000"/>
          <w:szCs w:val="21"/>
        </w:rPr>
        <w:t>”或“</w:t>
      </w:r>
      <w:r w:rsidR="007A0A7E">
        <w:rPr>
          <w:rFonts w:cs="Times New Roman" w:hint="eastAsia"/>
          <w:color w:val="000000"/>
          <w:szCs w:val="21"/>
        </w:rPr>
        <w:t>1</w:t>
      </w:r>
      <w:r w:rsidR="007A0A7E">
        <w:rPr>
          <w:rFonts w:cs="Times New Roman" w:hint="eastAsia"/>
          <w:color w:val="000000"/>
          <w:szCs w:val="21"/>
        </w:rPr>
        <w:t>”的逻辑状态</w:t>
      </w:r>
      <w:r w:rsidR="00EE70D9">
        <w:rPr>
          <w:rFonts w:cs="Times New Roman" w:hint="eastAsia"/>
          <w:color w:val="000000"/>
          <w:szCs w:val="21"/>
        </w:rPr>
        <w:t>存储</w:t>
      </w:r>
    </w:p>
    <w:p w14:paraId="06D02429" w14:textId="29AA12EF" w:rsidR="007A0A7E" w:rsidRDefault="006D0316" w:rsidP="003B4674">
      <w:pPr>
        <w:widowControl/>
        <w:numPr>
          <w:ilvl w:val="0"/>
          <w:numId w:val="1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NAND</w:t>
      </w:r>
      <w:r>
        <w:rPr>
          <w:rFonts w:cs="Times New Roman"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Flash</w:t>
      </w:r>
      <w:r>
        <w:rPr>
          <w:rFonts w:cs="Times New Roman" w:hint="eastAsia"/>
          <w:color w:val="000000"/>
          <w:szCs w:val="21"/>
        </w:rPr>
        <w:t>比</w:t>
      </w:r>
      <w:r>
        <w:rPr>
          <w:rFonts w:cs="Times New Roman" w:hint="eastAsia"/>
          <w:color w:val="000000"/>
          <w:szCs w:val="21"/>
        </w:rPr>
        <w:t>NOR</w:t>
      </w:r>
      <w:r>
        <w:rPr>
          <w:rFonts w:cs="Times New Roman"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Flash</w:t>
      </w:r>
      <w:r>
        <w:rPr>
          <w:rFonts w:cs="Times New Roman" w:hint="eastAsia"/>
          <w:color w:val="000000"/>
          <w:szCs w:val="21"/>
        </w:rPr>
        <w:t>存储密度更高是因为</w:t>
      </w:r>
      <w:r w:rsidR="000632C3">
        <w:rPr>
          <w:rFonts w:cs="Times New Roman" w:hint="eastAsia"/>
          <w:color w:val="000000"/>
          <w:szCs w:val="21"/>
        </w:rPr>
        <w:t>少一个选通管</w:t>
      </w:r>
    </w:p>
    <w:p w14:paraId="7A85E8D5" w14:textId="4BC03260" w:rsidR="00975F22" w:rsidRDefault="00975F22" w:rsidP="00975F22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、</w:t>
      </w:r>
      <w:del w:id="7" w:author="陈晓辉 [2]" w:date="2024-04-01T23:08:00Z">
        <w:r w:rsidDel="00A75A07">
          <w:rPr>
            <w:rFonts w:cs="Times New Roman" w:hint="eastAsia"/>
            <w:szCs w:val="21"/>
          </w:rPr>
          <w:delText>II</w:delText>
        </w:r>
        <w:r w:rsidDel="00A75A07">
          <w:rPr>
            <w:rFonts w:cs="Times New Roman" w:hint="eastAsia"/>
            <w:szCs w:val="21"/>
          </w:rPr>
          <w:delText>、</w:delText>
        </w:r>
      </w:del>
      <w:r>
        <w:rPr>
          <w:rFonts w:cs="Times New Roman" w:hint="eastAsia"/>
          <w:szCs w:val="21"/>
        </w:rPr>
        <w:t>III</w:t>
      </w:r>
    </w:p>
    <w:p w14:paraId="7E422065" w14:textId="14EE4908" w:rsidR="00975F22" w:rsidRPr="00AA73FC" w:rsidRDefault="00975F22" w:rsidP="00975F22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II</w:t>
      </w:r>
      <w:r w:rsidRPr="00AA73FC"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del w:id="8" w:author="陈晓辉 [2]" w:date="2024-04-01T23:08:00Z">
        <w:r w:rsidDel="00241F68">
          <w:rPr>
            <w:rFonts w:cs="Times New Roman" w:hint="eastAsia"/>
            <w:szCs w:val="21"/>
          </w:rPr>
          <w:delText>、</w:delText>
        </w:r>
        <w:r w:rsidDel="00241F68">
          <w:rPr>
            <w:rFonts w:cs="Times New Roman" w:hint="eastAsia"/>
            <w:szCs w:val="21"/>
          </w:rPr>
          <w:delText>IV</w:delText>
        </w:r>
      </w:del>
    </w:p>
    <w:p w14:paraId="49E1CDFC" w14:textId="5153DFC1" w:rsidR="00975F22" w:rsidRPr="00AA73FC" w:rsidRDefault="00975F22" w:rsidP="00975F22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lastRenderedPageBreak/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del w:id="9" w:author="陈晓辉 [2]" w:date="2024-04-01T23:08:00Z">
        <w:r w:rsidDel="00241F68">
          <w:rPr>
            <w:rFonts w:cs="Times New Roman" w:hint="eastAsia"/>
            <w:szCs w:val="21"/>
          </w:rPr>
          <w:delText>、</w:delText>
        </w:r>
        <w:r w:rsidDel="00241F68">
          <w:rPr>
            <w:rFonts w:cs="Times New Roman" w:hint="eastAsia"/>
            <w:szCs w:val="21"/>
          </w:rPr>
          <w:delText>V</w:delText>
        </w:r>
      </w:del>
    </w:p>
    <w:p w14:paraId="76A809CC" w14:textId="574F2553" w:rsidR="00975F22" w:rsidRPr="00AA73FC" w:rsidRDefault="00975F22" w:rsidP="00975F22">
      <w:pPr>
        <w:widowControl/>
        <w:numPr>
          <w:ilvl w:val="0"/>
          <w:numId w:val="11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del w:id="10" w:author="陈晓辉 [2]" w:date="2024-04-01T23:09:00Z">
        <w:r w:rsidDel="00241F68">
          <w:rPr>
            <w:rFonts w:cs="Times New Roman" w:hint="eastAsia"/>
            <w:szCs w:val="21"/>
          </w:rPr>
          <w:delText>、</w:delText>
        </w:r>
        <w:r w:rsidDel="00241F68">
          <w:rPr>
            <w:rFonts w:cs="Times New Roman" w:hint="eastAsia"/>
            <w:szCs w:val="21"/>
          </w:rPr>
          <w:delText>VII</w:delText>
        </w:r>
      </w:del>
    </w:p>
    <w:p w14:paraId="671EB111" w14:textId="77777777" w:rsidR="003B4674" w:rsidRPr="00AA73FC" w:rsidRDefault="003B4674" w:rsidP="003B4674">
      <w:pPr>
        <w:rPr>
          <w:szCs w:val="21"/>
        </w:rPr>
      </w:pPr>
    </w:p>
    <w:p w14:paraId="1F7BBF4E" w14:textId="77777777" w:rsidR="003B4674" w:rsidRDefault="003B4674" w:rsidP="003B4674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D</w:t>
      </w:r>
    </w:p>
    <w:p w14:paraId="59C5F16E" w14:textId="3BBAA487" w:rsidR="00F31854" w:rsidRDefault="003B4674" w:rsidP="003B4674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</w:t>
      </w:r>
      <w:r w:rsidR="00F31854">
        <w:rPr>
          <w:rFonts w:cs="Times New Roman" w:hint="eastAsia"/>
          <w:color w:val="0070C0"/>
          <w:szCs w:val="21"/>
        </w:rPr>
        <w:t>I</w:t>
      </w:r>
      <w:r>
        <w:rPr>
          <w:rFonts w:cs="Times New Roman" w:hint="eastAsia"/>
          <w:color w:val="0070C0"/>
          <w:szCs w:val="21"/>
        </w:rPr>
        <w:t>I</w:t>
      </w:r>
      <w:r>
        <w:rPr>
          <w:rFonts w:cs="Times New Roman" w:hint="eastAsia"/>
          <w:color w:val="0070C0"/>
          <w:szCs w:val="21"/>
        </w:rPr>
        <w:t>错误，</w:t>
      </w:r>
      <w:r w:rsidR="00F31854" w:rsidRPr="00F31854">
        <w:rPr>
          <w:rFonts w:cs="Times New Roman"/>
          <w:color w:val="0070C0"/>
          <w:szCs w:val="21"/>
        </w:rPr>
        <w:t>PROM (Programmable ROM)</w:t>
      </w:r>
      <w:r w:rsidR="00F31854">
        <w:rPr>
          <w:rFonts w:cs="Times New Roman" w:hint="eastAsia"/>
          <w:color w:val="0070C0"/>
          <w:szCs w:val="21"/>
        </w:rPr>
        <w:t>只能一次写入</w:t>
      </w:r>
    </w:p>
    <w:p w14:paraId="6F52F5BA" w14:textId="4EBFF23B" w:rsidR="00D95BDE" w:rsidRDefault="00D95BDE" w:rsidP="003B4674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IV</w:t>
      </w:r>
      <w:r>
        <w:rPr>
          <w:rFonts w:cs="Times New Roman" w:hint="eastAsia"/>
          <w:color w:val="0070C0"/>
          <w:szCs w:val="21"/>
        </w:rPr>
        <w:t>错误，</w:t>
      </w:r>
      <w:r w:rsidRPr="00D95BDE">
        <w:rPr>
          <w:rFonts w:cs="Times New Roman"/>
          <w:color w:val="0070C0"/>
          <w:szCs w:val="21"/>
        </w:rPr>
        <w:t>EPROM (Erasable PROM)</w:t>
      </w:r>
      <w:r>
        <w:rPr>
          <w:rFonts w:cs="Times New Roman" w:hint="eastAsia"/>
          <w:color w:val="0070C0"/>
          <w:szCs w:val="21"/>
        </w:rPr>
        <w:t>擦除需要使用紫外线照射</w:t>
      </w:r>
    </w:p>
    <w:p w14:paraId="174C3F04" w14:textId="1D5B6A7E" w:rsidR="006819ED" w:rsidRDefault="00A75A07" w:rsidP="003A70AD">
      <w:pPr>
        <w:rPr>
          <w:szCs w:val="21"/>
        </w:rPr>
      </w:pPr>
      <w:ins w:id="11" w:author="陈晓辉 [2]" w:date="2024-04-01T23:08:00Z">
        <w:r>
          <w:t>VII</w:t>
        </w:r>
        <w:r>
          <w:t>错误，</w:t>
        </w:r>
        <w:r>
          <w:t>NAND Flash</w:t>
        </w:r>
        <w:r>
          <w:t>比</w:t>
        </w:r>
        <w:r>
          <w:t>NOR Flash</w:t>
        </w:r>
        <w:r>
          <w:t>存储密度更高主要是因为位线采用串联而非并联的方式</w:t>
        </w:r>
      </w:ins>
    </w:p>
    <w:p w14:paraId="7767EC02" w14:textId="77777777" w:rsidR="00A75A07" w:rsidRPr="003B4674" w:rsidRDefault="00A75A07" w:rsidP="003A70AD">
      <w:pPr>
        <w:rPr>
          <w:szCs w:val="21"/>
        </w:rPr>
      </w:pPr>
    </w:p>
    <w:p w14:paraId="728227D3" w14:textId="632E7810" w:rsidR="00880F7C" w:rsidRPr="00AA73FC" w:rsidRDefault="00880F7C" w:rsidP="00880F7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6819ED">
        <w:rPr>
          <w:rFonts w:cs="Times New Roman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以下关于计算机存储器说法正确的是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063EBAB9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从物理机制上看，任何一种存储器都要能表示</w:t>
      </w:r>
      <w:r w:rsidRPr="00155D5A">
        <w:rPr>
          <w:rFonts w:ascii="宋体" w:hAnsi="宋体" w:cs="Times New Roman" w:hint="eastAsia"/>
          <w:color w:val="000000"/>
          <w:szCs w:val="21"/>
        </w:rPr>
        <w:t>“</w:t>
      </w:r>
      <w:r w:rsidRPr="00155D5A">
        <w:rPr>
          <w:rFonts w:ascii="宋体" w:hAnsi="宋体" w:cs="Times New Roman"/>
          <w:color w:val="000000"/>
          <w:szCs w:val="21"/>
        </w:rPr>
        <w:t>0”和“1”</w:t>
      </w:r>
      <w:r>
        <w:rPr>
          <w:rFonts w:cs="Times New Roman" w:hint="eastAsia"/>
          <w:color w:val="000000"/>
          <w:szCs w:val="21"/>
        </w:rPr>
        <w:t>两种状态</w:t>
      </w:r>
      <w:r w:rsidRPr="00AA73FC">
        <w:rPr>
          <w:rFonts w:cs="Times New Roman"/>
          <w:color w:val="000000"/>
          <w:szCs w:val="21"/>
        </w:rPr>
        <w:t xml:space="preserve"> </w:t>
      </w:r>
    </w:p>
    <w:p w14:paraId="2F8E026E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从物理机制上看，无论是磁存储、光存储还是半导体存储，都只能表示表示</w:t>
      </w:r>
      <w:r w:rsidRPr="00155D5A">
        <w:rPr>
          <w:rFonts w:ascii="宋体" w:hAnsi="宋体" w:cs="Times New Roman" w:hint="eastAsia"/>
          <w:color w:val="000000"/>
          <w:szCs w:val="21"/>
        </w:rPr>
        <w:t>“</w:t>
      </w:r>
      <w:r w:rsidRPr="00155D5A">
        <w:rPr>
          <w:rFonts w:ascii="宋体" w:hAnsi="宋体" w:cs="Times New Roman"/>
          <w:color w:val="000000"/>
          <w:szCs w:val="21"/>
        </w:rPr>
        <w:t>0”和“1”</w:t>
      </w:r>
      <w:r>
        <w:rPr>
          <w:rFonts w:cs="Times New Roman" w:hint="eastAsia"/>
          <w:color w:val="000000"/>
          <w:szCs w:val="21"/>
        </w:rPr>
        <w:t>两种状态</w:t>
      </w:r>
    </w:p>
    <w:p w14:paraId="76000AC7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硬磁盘（</w:t>
      </w:r>
      <w:r>
        <w:rPr>
          <w:rFonts w:cs="Times New Roman" w:hint="eastAsia"/>
          <w:color w:val="000000"/>
          <w:szCs w:val="21"/>
        </w:rPr>
        <w:t>HDD</w:t>
      </w:r>
      <w:r>
        <w:rPr>
          <w:rFonts w:cs="Times New Roman" w:hint="eastAsia"/>
          <w:color w:val="000000"/>
          <w:szCs w:val="21"/>
        </w:rPr>
        <w:t>）的容量</w:t>
      </w:r>
      <m:oMath>
        <m:r>
          <w:rPr>
            <w:rFonts w:ascii="Cambria Math" w:hAnsi="Cambria Math" w:cs="Times New Roman"/>
            <w:color w:val="000000"/>
            <w:szCs w:val="21"/>
          </w:rPr>
          <m:t>≈</m:t>
        </m:r>
      </m:oMath>
      <w:r w:rsidRPr="00A806B8">
        <w:rPr>
          <w:rFonts w:cs="Times New Roman" w:hint="eastAsia"/>
          <w:color w:val="000000"/>
          <w:szCs w:val="21"/>
        </w:rPr>
        <w:t>盘片数×磁头数</w:t>
      </w:r>
      <w:r w:rsidRPr="00A806B8">
        <w:rPr>
          <w:rFonts w:cs="Times New Roman"/>
          <w:color w:val="000000"/>
          <w:szCs w:val="21"/>
        </w:rPr>
        <w:t xml:space="preserve"> × </w:t>
      </w:r>
      <w:r w:rsidRPr="00A806B8">
        <w:rPr>
          <w:rFonts w:cs="Times New Roman"/>
          <w:color w:val="000000"/>
          <w:szCs w:val="21"/>
        </w:rPr>
        <w:t>磁道</w:t>
      </w:r>
      <w:r w:rsidRPr="00A806B8">
        <w:rPr>
          <w:rFonts w:cs="Times New Roman"/>
          <w:color w:val="000000"/>
          <w:szCs w:val="21"/>
        </w:rPr>
        <w:t>(</w:t>
      </w:r>
      <w:r w:rsidRPr="00A806B8">
        <w:rPr>
          <w:rFonts w:cs="Times New Roman"/>
          <w:color w:val="000000"/>
          <w:szCs w:val="21"/>
        </w:rPr>
        <w:t>柱面</w:t>
      </w:r>
      <w:r w:rsidRPr="00A806B8">
        <w:rPr>
          <w:rFonts w:cs="Times New Roman"/>
          <w:color w:val="000000"/>
          <w:szCs w:val="21"/>
        </w:rPr>
        <w:t>)</w:t>
      </w:r>
      <w:r w:rsidRPr="00A806B8">
        <w:rPr>
          <w:rFonts w:cs="Times New Roman"/>
          <w:color w:val="000000"/>
          <w:szCs w:val="21"/>
        </w:rPr>
        <w:t>数</w:t>
      </w:r>
      <w:r w:rsidRPr="00A806B8">
        <w:rPr>
          <w:rFonts w:cs="Times New Roman"/>
          <w:color w:val="000000"/>
          <w:szCs w:val="21"/>
        </w:rPr>
        <w:t xml:space="preserve"> × </w:t>
      </w:r>
      <w:r w:rsidRPr="00A806B8">
        <w:rPr>
          <w:rFonts w:cs="Times New Roman"/>
          <w:color w:val="000000"/>
          <w:szCs w:val="21"/>
        </w:rPr>
        <w:t>每道扇区数</w:t>
      </w:r>
      <w:r w:rsidRPr="00A806B8">
        <w:rPr>
          <w:rFonts w:cs="Times New Roman"/>
          <w:color w:val="000000"/>
          <w:szCs w:val="21"/>
        </w:rPr>
        <w:t xml:space="preserve"> × </w:t>
      </w:r>
      <w:r w:rsidRPr="00A806B8">
        <w:rPr>
          <w:rFonts w:cs="Times New Roman"/>
          <w:color w:val="000000"/>
          <w:szCs w:val="21"/>
        </w:rPr>
        <w:t>每扇区字节数</w:t>
      </w:r>
    </w:p>
    <w:p w14:paraId="7AAA65CE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光盘的容量往往受限于激光头组件的波长</w:t>
      </w:r>
    </w:p>
    <w:p w14:paraId="7610973A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半导体存储器往往受限于芯片面积而难以实现超大容量</w:t>
      </w:r>
    </w:p>
    <w:p w14:paraId="758694F6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半导体存储与磁存储、光存储相比，具有体积小、重量轻的优点</w:t>
      </w:r>
    </w:p>
    <w:p w14:paraId="470D9C2D" w14:textId="77777777" w:rsidR="00880F7C" w:rsidRDefault="00880F7C" w:rsidP="00880F7C">
      <w:pPr>
        <w:widowControl/>
        <w:numPr>
          <w:ilvl w:val="0"/>
          <w:numId w:val="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半导体存储被广泛用于芯片内存储、计算机主存和外存</w:t>
      </w:r>
    </w:p>
    <w:p w14:paraId="702D3918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11F44A41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63D14EE4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6FCC7244" w14:textId="77777777" w:rsidR="00880F7C" w:rsidRPr="00AA73FC" w:rsidRDefault="00880F7C" w:rsidP="00880F7C">
      <w:pPr>
        <w:widowControl/>
        <w:numPr>
          <w:ilvl w:val="0"/>
          <w:numId w:val="1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VII</w:t>
      </w:r>
    </w:p>
    <w:p w14:paraId="11489B0F" w14:textId="77777777" w:rsidR="00880F7C" w:rsidRPr="00AA73FC" w:rsidRDefault="00880F7C" w:rsidP="00880F7C">
      <w:pPr>
        <w:rPr>
          <w:szCs w:val="21"/>
        </w:rPr>
      </w:pPr>
    </w:p>
    <w:p w14:paraId="297147C5" w14:textId="77777777" w:rsidR="00880F7C" w:rsidRDefault="00880F7C" w:rsidP="00880F7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D</w:t>
      </w:r>
    </w:p>
    <w:p w14:paraId="79DB28AE" w14:textId="77777777" w:rsidR="00880F7C" w:rsidRDefault="00880F7C" w:rsidP="00880F7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II</w:t>
      </w:r>
      <w:r>
        <w:rPr>
          <w:rFonts w:cs="Times New Roman" w:hint="eastAsia"/>
          <w:color w:val="0070C0"/>
          <w:szCs w:val="21"/>
        </w:rPr>
        <w:t>错误，磁存储、光存储或者半导体存储都有可能存储多个状态，只是存储</w:t>
      </w:r>
      <w:r>
        <w:rPr>
          <w:rFonts w:cs="Times New Roman" w:hint="eastAsia"/>
          <w:color w:val="0070C0"/>
          <w:szCs w:val="21"/>
        </w:rPr>
        <w:t>2</w:t>
      </w:r>
      <w:r>
        <w:rPr>
          <w:rFonts w:cs="Times New Roman" w:hint="eastAsia"/>
          <w:color w:val="0070C0"/>
          <w:szCs w:val="21"/>
        </w:rPr>
        <w:t>个状态技术实现较为容易。</w:t>
      </w:r>
    </w:p>
    <w:p w14:paraId="67B48C6D" w14:textId="77777777" w:rsidR="00880F7C" w:rsidRDefault="00880F7C" w:rsidP="00880F7C">
      <w:pPr>
        <w:rPr>
          <w:szCs w:val="21"/>
        </w:rPr>
      </w:pPr>
    </w:p>
    <w:p w14:paraId="43B78550" w14:textId="77777777" w:rsidR="00880F7C" w:rsidRPr="00880F7C" w:rsidRDefault="00880F7C" w:rsidP="003A70AD">
      <w:pPr>
        <w:rPr>
          <w:szCs w:val="21"/>
        </w:rPr>
      </w:pPr>
    </w:p>
    <w:p w14:paraId="15B4AE56" w14:textId="6A9C4223" w:rsidR="003A70AD" w:rsidRDefault="003A70AD" w:rsidP="003A70AD">
      <w:pPr>
        <w:rPr>
          <w:rFonts w:cs="Times New Roman"/>
          <w:color w:val="000000"/>
          <w:szCs w:val="21"/>
        </w:rPr>
      </w:pPr>
      <w:bookmarkStart w:id="12" w:name="OLE_LINK1"/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6819ED">
        <w:rPr>
          <w:rFonts w:cs="Times New Roman"/>
          <w:b/>
          <w:bCs/>
          <w:color w:val="000000"/>
          <w:szCs w:val="21"/>
        </w:rPr>
        <w:t>4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 </w:t>
      </w:r>
      <w:r w:rsidRPr="00786780">
        <w:rPr>
          <w:rFonts w:cs="Times New Roman" w:hint="eastAsia"/>
          <w:color w:val="000000"/>
          <w:szCs w:val="21"/>
        </w:rPr>
        <w:t>以</w:t>
      </w:r>
      <w:r w:rsidRPr="00786780">
        <w:rPr>
          <w:rFonts w:cs="Times New Roman"/>
          <w:color w:val="000000"/>
          <w:szCs w:val="21"/>
        </w:rPr>
        <w:t>Intel 2164A</w:t>
      </w:r>
      <w:r>
        <w:rPr>
          <w:rFonts w:cs="Times New Roman" w:hint="eastAsia"/>
          <w:color w:val="000000"/>
          <w:szCs w:val="21"/>
        </w:rPr>
        <w:t>为例，</w:t>
      </w:r>
      <w:r w:rsidRPr="00A16F47">
        <w:rPr>
          <w:rFonts w:cs="Times New Roman" w:hint="eastAsia"/>
          <w:color w:val="000000"/>
          <w:szCs w:val="21"/>
        </w:rPr>
        <w:t>定性分析</w:t>
      </w:r>
      <w:r>
        <w:rPr>
          <w:rFonts w:cs="Times New Roman" w:hint="eastAsia"/>
          <w:color w:val="000000"/>
          <w:szCs w:val="21"/>
        </w:rPr>
        <w:t>DRAM</w:t>
      </w:r>
      <w:r>
        <w:rPr>
          <w:rFonts w:cs="Times New Roman" w:hint="eastAsia"/>
          <w:color w:val="000000"/>
          <w:szCs w:val="21"/>
        </w:rPr>
        <w:t>芯片写操作过程中哪些步骤会产生不可忽略的延时（</w:t>
      </w:r>
      <w:r>
        <w:rPr>
          <w:rFonts w:cs="Times New Roman" w:hint="eastAsia"/>
          <w:color w:val="000000"/>
          <w:szCs w:val="21"/>
        </w:rPr>
        <w:t>Latency</w:t>
      </w:r>
      <w:r>
        <w:rPr>
          <w:rFonts w:cs="Times New Roman" w:hint="eastAsia"/>
          <w:color w:val="000000"/>
          <w:szCs w:val="21"/>
        </w:rPr>
        <w:t>）。</w:t>
      </w:r>
      <w:bookmarkEnd w:id="12"/>
    </w:p>
    <w:p w14:paraId="4F90C466" w14:textId="77777777" w:rsidR="003A70AD" w:rsidRDefault="003A70AD" w:rsidP="003A70AD">
      <w:pPr>
        <w:rPr>
          <w:rFonts w:cs="Times New Roman"/>
          <w:color w:val="000000"/>
          <w:szCs w:val="21"/>
        </w:rPr>
      </w:pPr>
    </w:p>
    <w:p w14:paraId="7FCB6EDE" w14:textId="77777777" w:rsidR="003A70AD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应分析从发送地址开始到存储器输出数据到数据总线上的全过程。包括：行地址发送、列地址发送、地址译码；选中的存储单元输出数据稳定需要时间，等。</w:t>
      </w:r>
    </w:p>
    <w:p w14:paraId="3A69377B" w14:textId="77777777" w:rsidR="003A70AD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【拓展思考】弄清楚延时的来源，对于理解存储器快速访问技术很有帮助，如</w:t>
      </w:r>
      <w:r w:rsidRPr="00DC5861">
        <w:rPr>
          <w:rFonts w:cs="Times New Roman" w:hint="eastAsia"/>
          <w:color w:val="0070C0"/>
          <w:szCs w:val="21"/>
        </w:rPr>
        <w:t>“发送行</w:t>
      </w:r>
      <w:r>
        <w:rPr>
          <w:rFonts w:cs="Times New Roman" w:hint="eastAsia"/>
          <w:color w:val="0070C0"/>
          <w:szCs w:val="21"/>
        </w:rPr>
        <w:t>地址</w:t>
      </w:r>
      <w:r w:rsidRPr="00DC5861">
        <w:rPr>
          <w:rFonts w:cs="Times New Roman" w:hint="eastAsia"/>
          <w:color w:val="0070C0"/>
          <w:szCs w:val="21"/>
        </w:rPr>
        <w:t>—发送列</w:t>
      </w:r>
      <w:r>
        <w:rPr>
          <w:rFonts w:cs="Times New Roman" w:hint="eastAsia"/>
          <w:color w:val="0070C0"/>
          <w:szCs w:val="21"/>
        </w:rPr>
        <w:t>地址</w:t>
      </w:r>
      <w:r w:rsidRPr="00DC5861">
        <w:rPr>
          <w:rFonts w:cs="Times New Roman" w:hint="eastAsia"/>
          <w:color w:val="0070C0"/>
          <w:szCs w:val="21"/>
        </w:rPr>
        <w:t>—读写数据”</w:t>
      </w:r>
      <w:r w:rsidRPr="00DC5861">
        <w:rPr>
          <w:rFonts w:cs="Times New Roman"/>
          <w:color w:val="0070C0"/>
          <w:szCs w:val="21"/>
        </w:rPr>
        <w:t>3</w:t>
      </w:r>
      <w:r w:rsidRPr="00DC5861">
        <w:rPr>
          <w:rFonts w:cs="Times New Roman"/>
          <w:color w:val="0070C0"/>
          <w:szCs w:val="21"/>
        </w:rPr>
        <w:t>个阶段</w:t>
      </w:r>
      <w:r>
        <w:rPr>
          <w:rFonts w:cs="Times New Roman" w:hint="eastAsia"/>
          <w:color w:val="0070C0"/>
          <w:szCs w:val="21"/>
        </w:rPr>
        <w:t>在访问连续数据时，可以简化为</w:t>
      </w:r>
      <w:r w:rsidRPr="008F1B62">
        <w:rPr>
          <w:rFonts w:cs="Times New Roman" w:hint="eastAsia"/>
          <w:color w:val="0070C0"/>
          <w:szCs w:val="21"/>
        </w:rPr>
        <w:t>“发送行地址—读写数据”</w:t>
      </w:r>
      <w:r w:rsidRPr="008F1B62">
        <w:rPr>
          <w:rFonts w:cs="Times New Roman"/>
          <w:color w:val="0070C0"/>
          <w:szCs w:val="21"/>
        </w:rPr>
        <w:t>2</w:t>
      </w:r>
      <w:r w:rsidRPr="008F1B62">
        <w:rPr>
          <w:rFonts w:cs="Times New Roman"/>
          <w:color w:val="0070C0"/>
          <w:szCs w:val="21"/>
        </w:rPr>
        <w:t>个阶段</w:t>
      </w:r>
      <w:r>
        <w:rPr>
          <w:rFonts w:cs="Times New Roman" w:hint="eastAsia"/>
          <w:color w:val="0070C0"/>
          <w:szCs w:val="21"/>
        </w:rPr>
        <w:t>。再如，</w:t>
      </w:r>
      <w:r w:rsidRPr="00B076ED">
        <w:rPr>
          <w:rFonts w:cs="Times New Roman"/>
          <w:color w:val="0070C0"/>
          <w:szCs w:val="21"/>
        </w:rPr>
        <w:t>SDRAM</w:t>
      </w:r>
      <w:r w:rsidRPr="00B076ED">
        <w:rPr>
          <w:rFonts w:cs="Times New Roman"/>
          <w:color w:val="0070C0"/>
          <w:szCs w:val="21"/>
        </w:rPr>
        <w:t>芯片</w:t>
      </w:r>
      <w:r>
        <w:rPr>
          <w:rFonts w:cs="Times New Roman" w:hint="eastAsia"/>
          <w:color w:val="0070C0"/>
          <w:szCs w:val="21"/>
        </w:rPr>
        <w:t>普遍</w:t>
      </w:r>
      <w:r w:rsidRPr="00B076ED">
        <w:rPr>
          <w:rFonts w:cs="Times New Roman"/>
          <w:color w:val="0070C0"/>
          <w:szCs w:val="21"/>
        </w:rPr>
        <w:t>支持</w:t>
      </w:r>
      <w:r>
        <w:rPr>
          <w:rFonts w:cs="Times New Roman" w:hint="eastAsia"/>
          <w:color w:val="0070C0"/>
          <w:szCs w:val="21"/>
        </w:rPr>
        <w:t>的</w:t>
      </w:r>
      <w:r w:rsidRPr="00B076ED">
        <w:rPr>
          <w:rFonts w:cs="Times New Roman"/>
          <w:color w:val="0070C0"/>
          <w:szCs w:val="21"/>
        </w:rPr>
        <w:t>“</w:t>
      </w:r>
      <w:r w:rsidRPr="00B076ED">
        <w:rPr>
          <w:rFonts w:cs="Times New Roman"/>
          <w:color w:val="0070C0"/>
          <w:szCs w:val="21"/>
        </w:rPr>
        <w:t>突发总线模式（</w:t>
      </w:r>
      <w:r w:rsidRPr="00B076ED">
        <w:rPr>
          <w:rFonts w:cs="Times New Roman"/>
          <w:color w:val="0070C0"/>
          <w:szCs w:val="21"/>
        </w:rPr>
        <w:t>Burst</w:t>
      </w:r>
      <w:r w:rsidRPr="00B076ED">
        <w:rPr>
          <w:rFonts w:cs="Times New Roman"/>
          <w:color w:val="0070C0"/>
          <w:szCs w:val="21"/>
        </w:rPr>
        <w:t>）</w:t>
      </w:r>
      <w:r w:rsidRPr="00B076ED">
        <w:rPr>
          <w:rFonts w:cs="Times New Roman"/>
          <w:color w:val="0070C0"/>
          <w:szCs w:val="21"/>
        </w:rPr>
        <w:t>”</w:t>
      </w:r>
      <w:r>
        <w:rPr>
          <w:rFonts w:cs="Times New Roman" w:hint="eastAsia"/>
          <w:color w:val="0070C0"/>
          <w:szCs w:val="21"/>
        </w:rPr>
        <w:t>。</w:t>
      </w:r>
    </w:p>
    <w:p w14:paraId="718234D5" w14:textId="77777777" w:rsidR="003A70AD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【拓展思考】这种分阶段操作，和“流水线”思想能否结合？后续第</w:t>
      </w:r>
      <w:r>
        <w:rPr>
          <w:rFonts w:cs="Times New Roman" w:hint="eastAsia"/>
          <w:color w:val="0070C0"/>
          <w:szCs w:val="21"/>
        </w:rPr>
        <w:t>4</w:t>
      </w:r>
      <w:r>
        <w:rPr>
          <w:rFonts w:cs="Times New Roman" w:hint="eastAsia"/>
          <w:color w:val="0070C0"/>
          <w:szCs w:val="21"/>
        </w:rPr>
        <w:t>章总线中以</w:t>
      </w:r>
      <w:r>
        <w:rPr>
          <w:rFonts w:cs="Times New Roman" w:hint="eastAsia"/>
          <w:color w:val="0070C0"/>
          <w:szCs w:val="21"/>
        </w:rPr>
        <w:t>AMBA</w:t>
      </w:r>
      <w:r>
        <w:rPr>
          <w:rFonts w:cs="Times New Roman" w:hint="eastAsia"/>
          <w:color w:val="0070C0"/>
          <w:szCs w:val="21"/>
        </w:rPr>
        <w:t>总线为例，还会探讨提升访存效率的思路。</w:t>
      </w:r>
    </w:p>
    <w:p w14:paraId="2B31D6B3" w14:textId="77777777" w:rsidR="003A70AD" w:rsidRPr="00BC4441" w:rsidRDefault="003A70AD" w:rsidP="003A70AD">
      <w:pPr>
        <w:rPr>
          <w:rFonts w:cs="Times New Roman"/>
          <w:color w:val="000000"/>
          <w:szCs w:val="21"/>
        </w:rPr>
      </w:pPr>
    </w:p>
    <w:p w14:paraId="32066CAA" w14:textId="73B694D4" w:rsidR="003A70AD" w:rsidRPr="00AA73FC" w:rsidRDefault="003A70AD" w:rsidP="003A70AD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</w:t>
      </w:r>
      <w:r w:rsidR="006819ED">
        <w:rPr>
          <w:rFonts w:cs="Times New Roman"/>
          <w:b/>
          <w:bCs/>
          <w:color w:val="000000"/>
          <w:szCs w:val="21"/>
        </w:rPr>
        <w:t>5</w:t>
      </w:r>
      <w:r w:rsidRPr="002E4E7E">
        <w:rPr>
          <w:rFonts w:cs="Times New Roman" w:hint="eastAsia"/>
          <w:b/>
          <w:bCs/>
          <w:color w:val="FF0000"/>
          <w:szCs w:val="21"/>
        </w:rPr>
        <w:t>*</w:t>
      </w:r>
      <w:r w:rsidRPr="002E4E7E">
        <w:rPr>
          <w:rFonts w:cs="Times New Roman" w:hint="eastAsia"/>
          <w:b/>
          <w:bCs/>
          <w:color w:val="FF0000"/>
          <w:szCs w:val="21"/>
        </w:rPr>
        <w:t>选做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Pr="001C3818">
        <w:rPr>
          <w:rFonts w:cs="Times New Roman" w:hint="eastAsia"/>
          <w:color w:val="000000"/>
          <w:szCs w:val="21"/>
        </w:rPr>
        <w:t>某品牌</w:t>
      </w:r>
      <w:r>
        <w:rPr>
          <w:rFonts w:cs="Times New Roman" w:hint="eastAsia"/>
          <w:color w:val="000000"/>
          <w:szCs w:val="21"/>
        </w:rPr>
        <w:t>的内存芯片</w:t>
      </w:r>
      <w:r w:rsidRPr="00516FEB">
        <w:rPr>
          <w:rFonts w:cs="Times New Roman" w:hint="eastAsia"/>
          <w:color w:val="000000"/>
          <w:szCs w:val="21"/>
        </w:rPr>
        <w:t>标称了</w:t>
      </w:r>
      <w:r>
        <w:rPr>
          <w:rFonts w:cs="Times New Roman" w:hint="eastAsia"/>
          <w:color w:val="000000"/>
          <w:szCs w:val="21"/>
        </w:rPr>
        <w:t>“</w:t>
      </w:r>
      <w:r w:rsidRPr="004A573D">
        <w:rPr>
          <w:rFonts w:cs="Times New Roman"/>
          <w:color w:val="000000"/>
          <w:szCs w:val="21"/>
        </w:rPr>
        <w:t>DDR5-3200</w:t>
      </w:r>
      <w:r>
        <w:rPr>
          <w:rFonts w:cs="Times New Roman"/>
          <w:color w:val="000000"/>
          <w:szCs w:val="21"/>
        </w:rPr>
        <w:t xml:space="preserve"> 22</w:t>
      </w:r>
      <w:r>
        <w:rPr>
          <w:rFonts w:cs="Times New Roman" w:hint="eastAsia"/>
          <w:color w:val="000000"/>
          <w:szCs w:val="21"/>
        </w:rPr>
        <w:t>-</w:t>
      </w:r>
      <w:r>
        <w:rPr>
          <w:rFonts w:cs="Times New Roman"/>
          <w:color w:val="000000"/>
          <w:szCs w:val="21"/>
        </w:rPr>
        <w:t>22</w:t>
      </w:r>
      <w:r>
        <w:rPr>
          <w:rFonts w:cs="Times New Roman" w:hint="eastAsia"/>
          <w:color w:val="000000"/>
          <w:szCs w:val="21"/>
        </w:rPr>
        <w:t>-</w:t>
      </w:r>
      <w:r>
        <w:rPr>
          <w:rFonts w:cs="Times New Roman"/>
          <w:color w:val="000000"/>
          <w:szCs w:val="21"/>
        </w:rPr>
        <w:t>22</w:t>
      </w:r>
      <w:r>
        <w:rPr>
          <w:rFonts w:cs="Times New Roman" w:hint="eastAsia"/>
          <w:color w:val="000000"/>
          <w:szCs w:val="21"/>
        </w:rPr>
        <w:t>”，已知芯片共有</w:t>
      </w:r>
      <w:r>
        <w:rPr>
          <w:rFonts w:cs="Times New Roman" w:hint="eastAsia"/>
          <w:color w:val="000000"/>
          <w:szCs w:val="21"/>
        </w:rPr>
        <w:t>6</w:t>
      </w:r>
      <w:r>
        <w:rPr>
          <w:rFonts w:cs="Times New Roman"/>
          <w:color w:val="000000"/>
          <w:szCs w:val="21"/>
        </w:rPr>
        <w:t>4</w:t>
      </w:r>
      <w:r>
        <w:rPr>
          <w:rFonts w:cs="Times New Roman" w:hint="eastAsia"/>
          <w:color w:val="000000"/>
          <w:szCs w:val="21"/>
        </w:rPr>
        <w:t>根数据线，</w:t>
      </w:r>
      <w:r w:rsidRPr="00AA73FC">
        <w:rPr>
          <w:rFonts w:cs="Times New Roman" w:hint="eastAsia"/>
          <w:color w:val="000000"/>
          <w:szCs w:val="21"/>
        </w:rPr>
        <w:t>下列</w:t>
      </w:r>
      <w:r>
        <w:rPr>
          <w:rFonts w:cs="Times New Roman" w:hint="eastAsia"/>
          <w:color w:val="000000"/>
          <w:szCs w:val="21"/>
        </w:rPr>
        <w:t>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3B839538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该芯片的工作时钟是</w:t>
      </w:r>
      <w:r>
        <w:rPr>
          <w:rFonts w:cs="Times New Roman" w:hint="eastAsia"/>
          <w:color w:val="000000"/>
          <w:szCs w:val="21"/>
        </w:rPr>
        <w:t>1</w:t>
      </w:r>
      <w:r>
        <w:rPr>
          <w:rFonts w:cs="Times New Roman"/>
          <w:color w:val="000000"/>
          <w:szCs w:val="21"/>
        </w:rPr>
        <w:t xml:space="preserve">600 </w:t>
      </w:r>
      <w:r>
        <w:rPr>
          <w:rFonts w:cs="Times New Roman" w:hint="eastAsia"/>
          <w:color w:val="000000"/>
          <w:szCs w:val="21"/>
        </w:rPr>
        <w:t>MHz</w:t>
      </w:r>
      <w:r>
        <w:rPr>
          <w:rFonts w:cs="Times New Roman" w:hint="eastAsia"/>
          <w:color w:val="000000"/>
          <w:szCs w:val="21"/>
        </w:rPr>
        <w:t>、时钟周期是</w:t>
      </w:r>
      <w:r>
        <w:rPr>
          <w:rFonts w:cs="Times New Roman" w:hint="eastAsia"/>
          <w:color w:val="000000"/>
          <w:szCs w:val="21"/>
        </w:rPr>
        <w:t xml:space="preserve"> </w:t>
      </w:r>
      <w:r>
        <w:rPr>
          <w:rFonts w:cs="Times New Roman"/>
          <w:color w:val="000000"/>
          <w:szCs w:val="21"/>
        </w:rPr>
        <w:t>0.625ns</w:t>
      </w:r>
      <w:r w:rsidRPr="00AA73FC">
        <w:rPr>
          <w:rFonts w:cs="Times New Roman"/>
          <w:color w:val="000000"/>
          <w:szCs w:val="21"/>
        </w:rPr>
        <w:t xml:space="preserve"> </w:t>
      </w:r>
    </w:p>
    <w:p w14:paraId="4200488E" w14:textId="77777777" w:rsidR="003A70AD" w:rsidRPr="00AA73FC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该芯片的理论最高数据传输速率是</w:t>
      </w:r>
      <w:r>
        <w:rPr>
          <w:rFonts w:cs="Times New Roman" w:hint="eastAsia"/>
          <w:color w:val="000000"/>
          <w:szCs w:val="21"/>
        </w:rPr>
        <w:t xml:space="preserve"> </w:t>
      </w:r>
      <w:r>
        <w:rPr>
          <w:rFonts w:cs="Times New Roman"/>
          <w:color w:val="000000"/>
          <w:szCs w:val="21"/>
        </w:rPr>
        <w:t>3200 MT/s</w:t>
      </w:r>
      <w:r>
        <w:rPr>
          <w:rFonts w:cs="Times New Roman" w:hint="eastAsia"/>
          <w:color w:val="000000"/>
          <w:szCs w:val="21"/>
        </w:rPr>
        <w:t xml:space="preserve"> </w:t>
      </w:r>
      <m:oMath>
        <m:r>
          <w:rPr>
            <w:rFonts w:ascii="Cambria Math" w:hAnsi="Cambria Math" w:cs="Times New Roman"/>
            <w:color w:val="000000"/>
            <w:szCs w:val="21"/>
          </w:rPr>
          <m:t>×</m:t>
        </m:r>
      </m:oMath>
      <w:r>
        <w:rPr>
          <w:rFonts w:cs="Times New Roman" w:hint="eastAsia"/>
          <w:color w:val="000000"/>
          <w:szCs w:val="21"/>
        </w:rPr>
        <w:t xml:space="preserve"> 6</w:t>
      </w:r>
      <w:r>
        <w:rPr>
          <w:rFonts w:cs="Times New Roman"/>
          <w:color w:val="000000"/>
          <w:szCs w:val="21"/>
        </w:rPr>
        <w:t>4 bits = 25.60 GB</w:t>
      </w:r>
    </w:p>
    <w:p w14:paraId="1FEC46CE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lastRenderedPageBreak/>
        <w:t>“</w:t>
      </w:r>
      <w:proofErr w:type="spellStart"/>
      <w:r w:rsidRPr="0039273D">
        <w:rPr>
          <w:rFonts w:cs="Times New Roman"/>
          <w:color w:val="000000"/>
          <w:szCs w:val="21"/>
        </w:rPr>
        <w:t>tCL-tRCD-tRP</w:t>
      </w:r>
      <w:proofErr w:type="spellEnd"/>
      <w:r>
        <w:rPr>
          <w:rFonts w:cs="Times New Roman" w:hint="eastAsia"/>
          <w:color w:val="000000"/>
          <w:szCs w:val="21"/>
        </w:rPr>
        <w:t>”（本题中“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-</w:t>
      </w:r>
      <w:r>
        <w:rPr>
          <w:rFonts w:cs="Times New Roman"/>
          <w:color w:val="000000"/>
          <w:szCs w:val="21"/>
        </w:rPr>
        <w:t>22</w:t>
      </w:r>
      <w:r>
        <w:rPr>
          <w:rFonts w:cs="Times New Roman" w:hint="eastAsia"/>
          <w:color w:val="000000"/>
          <w:szCs w:val="21"/>
        </w:rPr>
        <w:t>-</w:t>
      </w:r>
      <w:r>
        <w:rPr>
          <w:rFonts w:cs="Times New Roman"/>
          <w:color w:val="000000"/>
          <w:szCs w:val="21"/>
        </w:rPr>
        <w:t>22</w:t>
      </w:r>
      <w:r>
        <w:rPr>
          <w:rFonts w:cs="Times New Roman" w:hint="eastAsia"/>
          <w:color w:val="000000"/>
          <w:szCs w:val="21"/>
        </w:rPr>
        <w:t>”）数值对应的是时钟周期的个数</w:t>
      </w:r>
    </w:p>
    <w:p w14:paraId="466510CC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“</w:t>
      </w:r>
      <w:proofErr w:type="spellStart"/>
      <w:r w:rsidRPr="0039273D">
        <w:rPr>
          <w:rFonts w:cs="Times New Roman"/>
          <w:color w:val="000000"/>
          <w:szCs w:val="21"/>
        </w:rPr>
        <w:t>tCL-tRCD-tRP</w:t>
      </w:r>
      <w:proofErr w:type="spellEnd"/>
      <w:r>
        <w:rPr>
          <w:rFonts w:cs="Times New Roman" w:hint="eastAsia"/>
          <w:color w:val="000000"/>
          <w:szCs w:val="21"/>
        </w:rPr>
        <w:t>”（本题中“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/>
          <w:color w:val="000000"/>
          <w:szCs w:val="21"/>
        </w:rPr>
        <w:t>2</w:t>
      </w:r>
      <w:r>
        <w:rPr>
          <w:rFonts w:cs="Times New Roman" w:hint="eastAsia"/>
          <w:color w:val="000000"/>
          <w:szCs w:val="21"/>
        </w:rPr>
        <w:t>-</w:t>
      </w:r>
      <w:r>
        <w:rPr>
          <w:rFonts w:cs="Times New Roman"/>
          <w:color w:val="000000"/>
          <w:szCs w:val="21"/>
        </w:rPr>
        <w:t>22</w:t>
      </w:r>
      <w:r>
        <w:rPr>
          <w:rFonts w:cs="Times New Roman" w:hint="eastAsia"/>
          <w:color w:val="000000"/>
          <w:szCs w:val="21"/>
        </w:rPr>
        <w:t>-</w:t>
      </w:r>
      <w:r>
        <w:rPr>
          <w:rFonts w:cs="Times New Roman"/>
          <w:color w:val="000000"/>
          <w:szCs w:val="21"/>
        </w:rPr>
        <w:t>22</w:t>
      </w:r>
      <w:r>
        <w:rPr>
          <w:rFonts w:cs="Times New Roman" w:hint="eastAsia"/>
          <w:color w:val="000000"/>
          <w:szCs w:val="21"/>
        </w:rPr>
        <w:t>”）数值对应的是</w:t>
      </w:r>
      <w:r>
        <w:rPr>
          <w:rFonts w:cs="Times New Roman" w:hint="eastAsia"/>
          <w:color w:val="000000"/>
          <w:szCs w:val="21"/>
        </w:rPr>
        <w:t>ns</w:t>
      </w:r>
      <w:r>
        <w:rPr>
          <w:rFonts w:cs="Times New Roman"/>
          <w:color w:val="000000"/>
          <w:szCs w:val="21"/>
        </w:rPr>
        <w:t xml:space="preserve"> </w:t>
      </w:r>
    </w:p>
    <w:p w14:paraId="2E423249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该芯片的</w:t>
      </w:r>
      <w:proofErr w:type="spellStart"/>
      <w:r>
        <w:rPr>
          <w:rFonts w:cs="Times New Roman" w:hint="eastAsia"/>
          <w:color w:val="000000"/>
          <w:szCs w:val="21"/>
        </w:rPr>
        <w:t>tCL</w:t>
      </w:r>
      <w:proofErr w:type="spellEnd"/>
      <w:r>
        <w:rPr>
          <w:rFonts w:cs="Times New Roman"/>
          <w:color w:val="000000"/>
          <w:szCs w:val="21"/>
        </w:rPr>
        <w:t xml:space="preserve"> (CAS Latency) </w:t>
      </w:r>
      <w:r>
        <w:rPr>
          <w:rFonts w:cs="Times New Roman" w:hint="eastAsia"/>
          <w:color w:val="000000"/>
          <w:szCs w:val="21"/>
        </w:rPr>
        <w:t>是</w:t>
      </w:r>
      <w:r>
        <w:rPr>
          <w:rFonts w:cs="Times New Roman" w:hint="eastAsia"/>
          <w:color w:val="000000"/>
          <w:szCs w:val="21"/>
        </w:rPr>
        <w:t xml:space="preserve"> </w:t>
      </w:r>
      <w:r>
        <w:rPr>
          <w:rFonts w:cs="Times New Roman"/>
          <w:color w:val="000000"/>
          <w:szCs w:val="21"/>
        </w:rPr>
        <w:t>13</w:t>
      </w:r>
      <w:r>
        <w:rPr>
          <w:rFonts w:cs="Times New Roman" w:hint="eastAsia"/>
          <w:color w:val="000000"/>
          <w:szCs w:val="21"/>
        </w:rPr>
        <w:t>.</w:t>
      </w:r>
      <w:r>
        <w:rPr>
          <w:rFonts w:cs="Times New Roman"/>
          <w:color w:val="000000"/>
          <w:szCs w:val="21"/>
        </w:rPr>
        <w:t xml:space="preserve">75 </w:t>
      </w:r>
      <w:r>
        <w:rPr>
          <w:rFonts w:cs="Times New Roman" w:hint="eastAsia"/>
          <w:color w:val="000000"/>
          <w:szCs w:val="21"/>
        </w:rPr>
        <w:t>ns</w:t>
      </w:r>
    </w:p>
    <w:p w14:paraId="3C8FDBA2" w14:textId="77777777" w:rsidR="003A70AD" w:rsidRDefault="003A70AD" w:rsidP="003A70AD">
      <w:pPr>
        <w:widowControl/>
        <w:numPr>
          <w:ilvl w:val="0"/>
          <w:numId w:val="5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该芯片的理论最高数据传输速率是</w:t>
      </w:r>
      <w:r>
        <w:rPr>
          <w:rFonts w:cs="Times New Roman" w:hint="eastAsia"/>
          <w:color w:val="000000"/>
          <w:szCs w:val="21"/>
        </w:rPr>
        <w:t xml:space="preserve"> </w:t>
      </w:r>
      <w:r>
        <w:rPr>
          <w:rFonts w:cs="Times New Roman"/>
          <w:color w:val="000000"/>
          <w:szCs w:val="21"/>
        </w:rPr>
        <w:t>1 / (13</w:t>
      </w:r>
      <w:r>
        <w:rPr>
          <w:rFonts w:cs="Times New Roman" w:hint="eastAsia"/>
          <w:color w:val="000000"/>
          <w:szCs w:val="21"/>
        </w:rPr>
        <w:t>.</w:t>
      </w:r>
      <w:r>
        <w:rPr>
          <w:rFonts w:cs="Times New Roman"/>
          <w:color w:val="000000"/>
          <w:szCs w:val="21"/>
        </w:rPr>
        <w:t xml:space="preserve">75 </w:t>
      </w:r>
      <w:r>
        <w:rPr>
          <w:rFonts w:cs="Times New Roman" w:hint="eastAsia"/>
          <w:color w:val="000000"/>
          <w:szCs w:val="21"/>
        </w:rPr>
        <w:t>ns</w:t>
      </w:r>
      <w:r>
        <w:rPr>
          <w:rFonts w:cs="Times New Roman"/>
          <w:color w:val="000000"/>
          <w:szCs w:val="21"/>
        </w:rPr>
        <w:t xml:space="preserve">) </w:t>
      </w:r>
      <m:oMath>
        <m:r>
          <w:rPr>
            <w:rFonts w:ascii="Cambria Math" w:hAnsi="Cambria Math" w:cs="Times New Roman"/>
            <w:color w:val="000000"/>
            <w:szCs w:val="21"/>
          </w:rPr>
          <m:t>×</m:t>
        </m:r>
      </m:oMath>
      <w:r>
        <w:rPr>
          <w:rFonts w:cs="Times New Roman"/>
          <w:color w:val="000000"/>
          <w:szCs w:val="21"/>
        </w:rPr>
        <w:t xml:space="preserve"> 64 </w:t>
      </w:r>
      <w:r>
        <w:rPr>
          <w:rFonts w:cs="Times New Roman" w:hint="eastAsia"/>
          <w:color w:val="000000"/>
          <w:szCs w:val="21"/>
        </w:rPr>
        <w:t>bits</w:t>
      </w:r>
      <w:r>
        <w:rPr>
          <w:rFonts w:cs="Times New Roman"/>
          <w:color w:val="000000"/>
          <w:szCs w:val="21"/>
        </w:rPr>
        <w:t xml:space="preserve"> </w:t>
      </w:r>
      <m:oMath>
        <m:r>
          <w:rPr>
            <w:rFonts w:ascii="Cambria Math" w:hAnsi="Cambria Math" w:cs="Times New Roman"/>
            <w:color w:val="000000"/>
            <w:szCs w:val="21"/>
          </w:rPr>
          <m:t>≈</m:t>
        </m:r>
      </m:oMath>
      <w:r>
        <w:rPr>
          <w:rFonts w:cs="Times New Roman"/>
          <w:color w:val="000000"/>
          <w:szCs w:val="21"/>
        </w:rPr>
        <w:t xml:space="preserve"> 0.58 GB</w:t>
      </w:r>
    </w:p>
    <w:p w14:paraId="75E9A9C5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2022D531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73597E8E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4B5911E9" w14:textId="77777777" w:rsidR="003A70AD" w:rsidRPr="00AA73FC" w:rsidRDefault="003A70AD" w:rsidP="003A70AD">
      <w:pPr>
        <w:widowControl/>
        <w:numPr>
          <w:ilvl w:val="0"/>
          <w:numId w:val="6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3310E918" w14:textId="77777777" w:rsidR="003A70AD" w:rsidRPr="00AA73FC" w:rsidRDefault="003A70AD" w:rsidP="003A70AD">
      <w:pPr>
        <w:rPr>
          <w:szCs w:val="21"/>
        </w:rPr>
      </w:pPr>
    </w:p>
    <w:p w14:paraId="2ACB0234" w14:textId="77777777" w:rsidR="003A70AD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</w:p>
    <w:p w14:paraId="49205F7B" w14:textId="77777777" w:rsidR="003A70AD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D37A42">
        <w:rPr>
          <w:rFonts w:cs="Times New Roman" w:hint="eastAsia"/>
          <w:color w:val="0070C0"/>
          <w:szCs w:val="21"/>
        </w:rPr>
        <w:t>IV</w:t>
      </w:r>
      <w:r w:rsidRPr="00D37A42">
        <w:rPr>
          <w:rFonts w:cs="Times New Roman" w:hint="eastAsia"/>
          <w:color w:val="0070C0"/>
          <w:szCs w:val="21"/>
        </w:rPr>
        <w:t>不对</w:t>
      </w:r>
      <w:r>
        <w:rPr>
          <w:rFonts w:cs="Times New Roman" w:hint="eastAsia"/>
          <w:color w:val="0070C0"/>
          <w:szCs w:val="21"/>
        </w:rPr>
        <w:t>，</w:t>
      </w:r>
      <w:r w:rsidRPr="00D37A42">
        <w:rPr>
          <w:rFonts w:cs="Times New Roman" w:hint="eastAsia"/>
          <w:color w:val="0070C0"/>
          <w:szCs w:val="21"/>
        </w:rPr>
        <w:t>“</w:t>
      </w:r>
      <w:proofErr w:type="spellStart"/>
      <w:r w:rsidRPr="00D37A42">
        <w:rPr>
          <w:rFonts w:cs="Times New Roman"/>
          <w:color w:val="0070C0"/>
          <w:szCs w:val="21"/>
        </w:rPr>
        <w:t>tCL-tRCD-tRP</w:t>
      </w:r>
      <w:proofErr w:type="spellEnd"/>
      <w:r w:rsidRPr="00D37A42">
        <w:rPr>
          <w:rFonts w:cs="Times New Roman" w:hint="eastAsia"/>
          <w:color w:val="0070C0"/>
          <w:szCs w:val="21"/>
        </w:rPr>
        <w:t>”按照时钟周期的个数计量。</w:t>
      </w:r>
    </w:p>
    <w:p w14:paraId="79FBBC4F" w14:textId="77777777" w:rsidR="003A70AD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VI</w:t>
      </w:r>
      <w:r>
        <w:rPr>
          <w:rFonts w:cs="Times New Roman" w:hint="eastAsia"/>
          <w:color w:val="0070C0"/>
          <w:szCs w:val="21"/>
        </w:rPr>
        <w:t>不对，</w:t>
      </w:r>
      <w:r>
        <w:rPr>
          <w:rFonts w:cs="Times New Roman" w:hint="eastAsia"/>
          <w:color w:val="0070C0"/>
          <w:szCs w:val="21"/>
        </w:rPr>
        <w:t>Latency</w:t>
      </w:r>
      <w:r>
        <w:rPr>
          <w:rFonts w:cs="Times New Roman" w:hint="eastAsia"/>
          <w:color w:val="0070C0"/>
          <w:szCs w:val="21"/>
        </w:rPr>
        <w:t>和指访问数据的延时，和数据传输速率不同。</w:t>
      </w:r>
    </w:p>
    <w:p w14:paraId="49741F9B" w14:textId="77777777" w:rsidR="003A70AD" w:rsidRPr="00D37A42" w:rsidRDefault="003A70AD" w:rsidP="003A70AD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【拓展思考】要注意区分不同术语定义对应的物理意义，类似易混淆的术语还有计算机网络中将会学习的吞吐量和延时（有些通信方式延时很大，但是吞吐量很高）。</w:t>
      </w:r>
    </w:p>
    <w:p w14:paraId="6FB74A8C" w14:textId="77777777" w:rsidR="003A70AD" w:rsidRDefault="003A70AD" w:rsidP="005F6CCB"/>
    <w:p w14:paraId="2F219585" w14:textId="434409D1" w:rsidR="006232AD" w:rsidRDefault="00546B9E" w:rsidP="00546B9E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36</w:t>
      </w:r>
      <w:r w:rsidRPr="002E4E7E">
        <w:rPr>
          <w:rFonts w:cs="Times New Roman" w:hint="eastAsia"/>
          <w:b/>
          <w:bCs/>
          <w:color w:val="FF0000"/>
          <w:szCs w:val="21"/>
        </w:rPr>
        <w:t>*</w:t>
      </w:r>
      <w:r w:rsidRPr="002E4E7E">
        <w:rPr>
          <w:rFonts w:cs="Times New Roman" w:hint="eastAsia"/>
          <w:b/>
          <w:bCs/>
          <w:color w:val="FF0000"/>
          <w:szCs w:val="21"/>
        </w:rPr>
        <w:t>选做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="00D111B9" w:rsidRPr="00D111B9">
        <w:rPr>
          <w:rFonts w:cs="Times New Roman" w:hint="eastAsia"/>
          <w:color w:val="000000"/>
          <w:szCs w:val="21"/>
        </w:rPr>
        <w:t>对比</w:t>
      </w:r>
      <w:r w:rsidR="001A2F6F">
        <w:rPr>
          <w:rFonts w:cs="Times New Roman" w:hint="eastAsia"/>
          <w:color w:val="000000"/>
          <w:szCs w:val="21"/>
        </w:rPr>
        <w:t>分析</w:t>
      </w:r>
      <w:r w:rsidR="002C0B1E">
        <w:rPr>
          <w:rFonts w:cs="Times New Roman" w:hint="eastAsia"/>
          <w:color w:val="000000"/>
          <w:szCs w:val="21"/>
        </w:rPr>
        <w:t>随机</w:t>
      </w:r>
      <w:r w:rsidR="00D111B9">
        <w:rPr>
          <w:rFonts w:cs="Times New Roman" w:hint="eastAsia"/>
          <w:color w:val="000000"/>
          <w:szCs w:val="21"/>
        </w:rPr>
        <w:t>读</w:t>
      </w:r>
      <w:r w:rsidR="00F6501A">
        <w:rPr>
          <w:rFonts w:cs="Times New Roman" w:hint="eastAsia"/>
          <w:color w:val="000000"/>
          <w:szCs w:val="21"/>
        </w:rPr>
        <w:t>/</w:t>
      </w:r>
      <w:r w:rsidR="00D111B9">
        <w:rPr>
          <w:rFonts w:cs="Times New Roman" w:hint="eastAsia"/>
          <w:color w:val="000000"/>
          <w:szCs w:val="21"/>
        </w:rPr>
        <w:t>写</w:t>
      </w:r>
      <w:r w:rsidR="001A2F6F">
        <w:rPr>
          <w:rFonts w:cs="Times New Roman" w:hint="eastAsia"/>
          <w:color w:val="000000"/>
          <w:szCs w:val="21"/>
        </w:rPr>
        <w:t>典型硬磁盘（</w:t>
      </w:r>
      <w:r w:rsidR="001A2F6F">
        <w:rPr>
          <w:rFonts w:cs="Times New Roman" w:hint="eastAsia"/>
          <w:color w:val="000000"/>
          <w:szCs w:val="21"/>
        </w:rPr>
        <w:t>HDD</w:t>
      </w:r>
      <w:r w:rsidR="001A2F6F">
        <w:rPr>
          <w:rFonts w:cs="Times New Roman" w:hint="eastAsia"/>
          <w:color w:val="000000"/>
          <w:szCs w:val="21"/>
        </w:rPr>
        <w:t>）</w:t>
      </w:r>
      <w:r w:rsidR="006232AD">
        <w:rPr>
          <w:rFonts w:cs="Times New Roman" w:hint="eastAsia"/>
          <w:color w:val="000000"/>
          <w:szCs w:val="21"/>
        </w:rPr>
        <w:t>和</w:t>
      </w:r>
      <w:r w:rsidR="006232AD" w:rsidRPr="006232AD">
        <w:rPr>
          <w:rFonts w:cs="Times New Roman" w:hint="eastAsia"/>
          <w:color w:val="000000"/>
          <w:szCs w:val="21"/>
        </w:rPr>
        <w:t>典型</w:t>
      </w:r>
      <w:r w:rsidR="007D7880" w:rsidRPr="007D7880">
        <w:rPr>
          <w:rFonts w:cs="Times New Roman"/>
          <w:color w:val="000000"/>
          <w:szCs w:val="21"/>
        </w:rPr>
        <w:t>NAND</w:t>
      </w:r>
      <w:r w:rsidR="007D7880">
        <w:rPr>
          <w:rFonts w:cs="Times New Roman" w:hint="eastAsia"/>
          <w:color w:val="000000"/>
          <w:szCs w:val="21"/>
        </w:rPr>
        <w:t>型</w:t>
      </w:r>
      <w:r w:rsidR="006232AD">
        <w:rPr>
          <w:rFonts w:cs="Times New Roman" w:hint="eastAsia"/>
          <w:color w:val="000000"/>
          <w:szCs w:val="21"/>
        </w:rPr>
        <w:t>固态硬盘（</w:t>
      </w:r>
      <w:r w:rsidR="006232AD" w:rsidRPr="006232AD">
        <w:rPr>
          <w:rFonts w:cs="Times New Roman"/>
          <w:color w:val="000000"/>
          <w:szCs w:val="21"/>
        </w:rPr>
        <w:t>SSD</w:t>
      </w:r>
      <w:r w:rsidR="006232AD">
        <w:rPr>
          <w:rFonts w:cs="Times New Roman" w:hint="eastAsia"/>
          <w:color w:val="000000"/>
          <w:szCs w:val="21"/>
        </w:rPr>
        <w:t>）</w:t>
      </w:r>
      <w:r w:rsidR="00D111B9">
        <w:rPr>
          <w:rFonts w:cs="Times New Roman" w:hint="eastAsia"/>
          <w:color w:val="000000"/>
          <w:szCs w:val="21"/>
        </w:rPr>
        <w:t>过程中延迟</w:t>
      </w:r>
      <w:r w:rsidR="007D7880">
        <w:rPr>
          <w:rFonts w:cs="Times New Roman" w:hint="eastAsia"/>
          <w:color w:val="000000"/>
          <w:szCs w:val="21"/>
        </w:rPr>
        <w:t>的产生原因。</w:t>
      </w:r>
    </w:p>
    <w:p w14:paraId="1E01728A" w14:textId="77777777" w:rsidR="007D7880" w:rsidRPr="00F6501A" w:rsidRDefault="007D7880" w:rsidP="00546B9E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</w:p>
    <w:p w14:paraId="4982AE11" w14:textId="3027209A" w:rsidR="00F6501A" w:rsidRDefault="007D7880" w:rsidP="007D788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</w:p>
    <w:p w14:paraId="7172A19C" w14:textId="308B4BCF" w:rsidR="00F6501A" w:rsidRDefault="007D7880" w:rsidP="007D788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HDD</w:t>
      </w:r>
      <w:r>
        <w:rPr>
          <w:rFonts w:cs="Times New Roman" w:hint="eastAsia"/>
          <w:color w:val="0070C0"/>
          <w:szCs w:val="21"/>
        </w:rPr>
        <w:t>延迟</w:t>
      </w:r>
    </w:p>
    <w:p w14:paraId="189535BE" w14:textId="4DD26F8D" w:rsidR="007D7880" w:rsidRDefault="00F6501A" w:rsidP="007D788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随机读取：</w:t>
      </w:r>
      <w:r w:rsidR="002C0B1E">
        <w:rPr>
          <w:rFonts w:cs="Times New Roman" w:hint="eastAsia"/>
          <w:color w:val="0070C0"/>
          <w:szCs w:val="21"/>
        </w:rPr>
        <w:t>随机寻道延迟（约</w:t>
      </w:r>
      <w:r w:rsidR="002C0B1E">
        <w:rPr>
          <w:rFonts w:cs="Times New Roman" w:hint="eastAsia"/>
          <w:color w:val="0070C0"/>
          <w:szCs w:val="21"/>
        </w:rPr>
        <w:t>4~</w:t>
      </w:r>
      <w:r w:rsidR="002C0B1E">
        <w:rPr>
          <w:rFonts w:cs="Times New Roman"/>
          <w:color w:val="0070C0"/>
          <w:szCs w:val="21"/>
        </w:rPr>
        <w:t>5</w:t>
      </w:r>
      <w:r w:rsidR="002C0B1E">
        <w:rPr>
          <w:rFonts w:cs="Times New Roman" w:hint="eastAsia"/>
          <w:color w:val="0070C0"/>
          <w:szCs w:val="21"/>
        </w:rPr>
        <w:t>ms</w:t>
      </w:r>
      <w:r w:rsidR="002C0B1E">
        <w:rPr>
          <w:rFonts w:cs="Times New Roman" w:hint="eastAsia"/>
          <w:color w:val="0070C0"/>
          <w:szCs w:val="21"/>
        </w:rPr>
        <w:t>）</w:t>
      </w:r>
      <w:r w:rsidR="00B158EB">
        <w:rPr>
          <w:rFonts w:cs="Times New Roman" w:hint="eastAsia"/>
          <w:color w:val="0070C0"/>
          <w:szCs w:val="21"/>
        </w:rPr>
        <w:t>，</w:t>
      </w:r>
      <w:r w:rsidR="00372D06">
        <w:rPr>
          <w:rFonts w:cs="Times New Roman" w:hint="eastAsia"/>
          <w:color w:val="0070C0"/>
          <w:szCs w:val="21"/>
        </w:rPr>
        <w:t>磁→电，</w:t>
      </w:r>
      <w:r w:rsidR="00133EA5">
        <w:rPr>
          <w:rFonts w:cs="Times New Roman" w:hint="eastAsia"/>
          <w:color w:val="0070C0"/>
          <w:szCs w:val="21"/>
        </w:rPr>
        <w:t>数据</w:t>
      </w:r>
      <w:r w:rsidR="00B158EB">
        <w:rPr>
          <w:rFonts w:cs="Times New Roman" w:hint="eastAsia"/>
          <w:color w:val="0070C0"/>
          <w:szCs w:val="21"/>
        </w:rPr>
        <w:t>至硬盘内</w:t>
      </w:r>
      <w:r w:rsidR="00B158EB">
        <w:rPr>
          <w:rFonts w:cs="Times New Roman" w:hint="eastAsia"/>
          <w:color w:val="0070C0"/>
          <w:szCs w:val="21"/>
        </w:rPr>
        <w:t>Cache</w:t>
      </w:r>
      <w:r w:rsidR="00B158EB">
        <w:rPr>
          <w:rFonts w:cs="Times New Roman" w:hint="eastAsia"/>
          <w:color w:val="0070C0"/>
          <w:szCs w:val="21"/>
        </w:rPr>
        <w:t>，硬盘对外</w:t>
      </w:r>
      <w:r w:rsidR="00B158EB">
        <w:rPr>
          <w:rFonts w:cs="Times New Roman" w:hint="eastAsia"/>
          <w:color w:val="0070C0"/>
          <w:szCs w:val="21"/>
        </w:rPr>
        <w:t>I/</w:t>
      </w:r>
      <w:r w:rsidR="00B158EB">
        <w:rPr>
          <w:rFonts w:cs="Times New Roman"/>
          <w:color w:val="0070C0"/>
          <w:szCs w:val="21"/>
        </w:rPr>
        <w:t>O</w:t>
      </w:r>
      <w:r w:rsidR="00B158EB">
        <w:rPr>
          <w:rFonts w:cs="Times New Roman" w:hint="eastAsia"/>
          <w:color w:val="0070C0"/>
          <w:szCs w:val="21"/>
        </w:rPr>
        <w:t>接口</w:t>
      </w:r>
      <w:r w:rsidR="00D37ABA">
        <w:rPr>
          <w:rFonts w:cs="Times New Roman" w:hint="eastAsia"/>
          <w:color w:val="0070C0"/>
          <w:szCs w:val="21"/>
        </w:rPr>
        <w:t>。</w:t>
      </w:r>
    </w:p>
    <w:p w14:paraId="41204EB3" w14:textId="7701C9BF" w:rsidR="00E27373" w:rsidRDefault="00D37ABA" w:rsidP="007D788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 w:hint="eastAsia"/>
          <w:color w:val="0070C0"/>
          <w:szCs w:val="21"/>
        </w:rPr>
        <w:t>NAND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Flash</w:t>
      </w:r>
      <w:r>
        <w:rPr>
          <w:rFonts w:cs="Times New Roman" w:hint="eastAsia"/>
          <w:color w:val="0070C0"/>
          <w:szCs w:val="21"/>
        </w:rPr>
        <w:t>：</w:t>
      </w:r>
      <w:r w:rsidR="00E27373">
        <w:rPr>
          <w:rFonts w:cs="Times New Roman" w:hint="eastAsia"/>
          <w:color w:val="0070C0"/>
          <w:szCs w:val="21"/>
        </w:rPr>
        <w:t>仅仅是电信号的产生的延迟（很小），没有机械控制的延迟。</w:t>
      </w:r>
    </w:p>
    <w:p w14:paraId="0732ACBA" w14:textId="0C269866" w:rsidR="00D37ABA" w:rsidRDefault="00E27373" w:rsidP="007D7880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>
        <w:rPr>
          <w:rFonts w:cs="Times New Roman"/>
          <w:color w:val="0070C0"/>
          <w:szCs w:val="21"/>
        </w:rPr>
        <w:t>//</w:t>
      </w:r>
      <w:r w:rsidR="00FC259C" w:rsidRPr="00FC259C">
        <w:rPr>
          <w:rFonts w:cs="Times New Roman" w:hint="eastAsia"/>
          <w:color w:val="0070C0"/>
          <w:szCs w:val="21"/>
        </w:rPr>
        <w:t>每个</w:t>
      </w:r>
      <w:r w:rsidR="00FC259C" w:rsidRPr="00FC259C">
        <w:rPr>
          <w:rFonts w:cs="Times New Roman"/>
          <w:color w:val="0070C0"/>
          <w:szCs w:val="21"/>
        </w:rPr>
        <w:t>Bit Line</w:t>
      </w:r>
      <w:r w:rsidR="00FC259C" w:rsidRPr="00FC259C">
        <w:rPr>
          <w:rFonts w:cs="Times New Roman"/>
          <w:color w:val="0070C0"/>
          <w:szCs w:val="21"/>
        </w:rPr>
        <w:t>下的基本存储单元是串联的，</w:t>
      </w:r>
      <w:r w:rsidR="006D4BAF" w:rsidRPr="006D4BAF">
        <w:rPr>
          <w:rFonts w:cs="Times New Roman"/>
          <w:color w:val="0070C0"/>
          <w:szCs w:val="21"/>
        </w:rPr>
        <w:t>NAND</w:t>
      </w:r>
      <w:r w:rsidR="006D4BAF" w:rsidRPr="006D4BAF">
        <w:rPr>
          <w:rFonts w:cs="Times New Roman"/>
          <w:color w:val="0070C0"/>
          <w:szCs w:val="21"/>
        </w:rPr>
        <w:t>是以</w:t>
      </w:r>
      <w:r w:rsidR="006D4BAF" w:rsidRPr="006D4BAF">
        <w:rPr>
          <w:rFonts w:cs="Times New Roman"/>
          <w:color w:val="0070C0"/>
          <w:szCs w:val="21"/>
        </w:rPr>
        <w:t>Page</w:t>
      </w:r>
      <w:r w:rsidR="006D4BAF" w:rsidRPr="006D4BAF">
        <w:rPr>
          <w:rFonts w:cs="Times New Roman"/>
          <w:color w:val="0070C0"/>
          <w:szCs w:val="21"/>
        </w:rPr>
        <w:t>为读取单位和写入单位，以</w:t>
      </w:r>
      <w:r w:rsidR="006D4BAF" w:rsidRPr="006D4BAF">
        <w:rPr>
          <w:rFonts w:cs="Times New Roman"/>
          <w:color w:val="0070C0"/>
          <w:szCs w:val="21"/>
        </w:rPr>
        <w:t>Block</w:t>
      </w:r>
      <w:r w:rsidR="006D4BAF" w:rsidRPr="006D4BAF">
        <w:rPr>
          <w:rFonts w:cs="Times New Roman"/>
          <w:color w:val="0070C0"/>
          <w:szCs w:val="21"/>
        </w:rPr>
        <w:t>为擦除单位</w:t>
      </w:r>
      <w:r w:rsidR="006D4BAF">
        <w:rPr>
          <w:rFonts w:cs="Times New Roman" w:hint="eastAsia"/>
          <w:color w:val="0070C0"/>
          <w:szCs w:val="21"/>
        </w:rPr>
        <w:t>。</w:t>
      </w:r>
    </w:p>
    <w:p w14:paraId="6020BA12" w14:textId="77777777" w:rsidR="00546B9E" w:rsidRDefault="00546B9E" w:rsidP="005F6CCB"/>
    <w:p w14:paraId="54BF29D5" w14:textId="77777777" w:rsidR="003F2EDA" w:rsidRPr="00AA73FC" w:rsidRDefault="003F2EDA" w:rsidP="003F2EDA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37</w:t>
      </w:r>
      <w:r w:rsidRPr="002E4E7E">
        <w:rPr>
          <w:rFonts w:cs="Times New Roman" w:hint="eastAsia"/>
          <w:b/>
          <w:bCs/>
          <w:color w:val="FF0000"/>
          <w:szCs w:val="21"/>
        </w:rPr>
        <w:t>*</w:t>
      </w:r>
      <w:r w:rsidRPr="002E4E7E">
        <w:rPr>
          <w:rFonts w:cs="Times New Roman" w:hint="eastAsia"/>
          <w:b/>
          <w:bCs/>
          <w:color w:val="FF0000"/>
          <w:szCs w:val="21"/>
        </w:rPr>
        <w:t>选做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Pr="001667BD">
        <w:rPr>
          <w:rFonts w:cs="Times New Roman" w:hint="eastAsia"/>
          <w:color w:val="000000"/>
          <w:szCs w:val="21"/>
        </w:rPr>
        <w:t>通过</w:t>
      </w:r>
      <w:r>
        <w:rPr>
          <w:rFonts w:cs="Times New Roman" w:hint="eastAsia"/>
          <w:color w:val="000000"/>
          <w:szCs w:val="21"/>
        </w:rPr>
        <w:t>搜索引擎或</w:t>
      </w:r>
      <w:proofErr w:type="spellStart"/>
      <w:r>
        <w:rPr>
          <w:rFonts w:cs="Times New Roman" w:hint="eastAsia"/>
          <w:color w:val="000000"/>
          <w:szCs w:val="21"/>
        </w:rPr>
        <w:t>DeepSeek</w:t>
      </w:r>
      <w:proofErr w:type="spellEnd"/>
      <w:r>
        <w:rPr>
          <w:rFonts w:cs="Times New Roman" w:hint="eastAsia"/>
          <w:color w:val="000000"/>
          <w:szCs w:val="21"/>
        </w:rPr>
        <w:t>调研国产存储器主流厂家。</w:t>
      </w:r>
      <w:r w:rsidRPr="00AA73FC">
        <w:rPr>
          <w:rFonts w:cs="Times New Roman" w:hint="eastAsia"/>
          <w:color w:val="000000"/>
          <w:szCs w:val="21"/>
        </w:rPr>
        <w:t>下列</w:t>
      </w:r>
      <w:r>
        <w:rPr>
          <w:rFonts w:cs="Times New Roman" w:hint="eastAsia"/>
          <w:color w:val="000000"/>
          <w:szCs w:val="21"/>
        </w:rPr>
        <w:t>关于国产存储器芯片说法正确的是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44B4C318" w14:textId="77777777" w:rsidR="003F2EDA" w:rsidRDefault="003F2EDA" w:rsidP="003F2EDA">
      <w:pPr>
        <w:widowControl/>
        <w:numPr>
          <w:ilvl w:val="0"/>
          <w:numId w:val="1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6835FA">
        <w:rPr>
          <w:rFonts w:cs="Times New Roman" w:hint="eastAsia"/>
          <w:color w:val="000000"/>
          <w:szCs w:val="21"/>
        </w:rPr>
        <w:t>长</w:t>
      </w:r>
      <w:proofErr w:type="gramStart"/>
      <w:r w:rsidRPr="006835FA">
        <w:rPr>
          <w:rFonts w:cs="Times New Roman" w:hint="eastAsia"/>
          <w:color w:val="000000"/>
          <w:szCs w:val="21"/>
        </w:rPr>
        <w:t>鑫</w:t>
      </w:r>
      <w:proofErr w:type="gramEnd"/>
      <w:r w:rsidRPr="006835FA">
        <w:rPr>
          <w:rFonts w:cs="Times New Roman" w:hint="eastAsia"/>
          <w:color w:val="000000"/>
          <w:szCs w:val="21"/>
        </w:rPr>
        <w:t>存储创立于</w:t>
      </w:r>
      <w:r w:rsidRPr="006835FA">
        <w:rPr>
          <w:rFonts w:cs="Times New Roman" w:hint="eastAsia"/>
          <w:color w:val="000000"/>
          <w:szCs w:val="21"/>
        </w:rPr>
        <w:t>2016</w:t>
      </w:r>
      <w:r w:rsidRPr="006835FA">
        <w:rPr>
          <w:rFonts w:cs="Times New Roman" w:hint="eastAsia"/>
          <w:color w:val="000000"/>
          <w:szCs w:val="21"/>
        </w:rPr>
        <w:t>年，同年长</w:t>
      </w:r>
      <w:proofErr w:type="gramStart"/>
      <w:r w:rsidRPr="006835FA">
        <w:rPr>
          <w:rFonts w:cs="Times New Roman" w:hint="eastAsia"/>
          <w:color w:val="000000"/>
          <w:szCs w:val="21"/>
        </w:rPr>
        <w:t>鑫</w:t>
      </w:r>
      <w:proofErr w:type="gramEnd"/>
      <w:r w:rsidRPr="006835FA">
        <w:rPr>
          <w:rFonts w:cs="Times New Roman" w:hint="eastAsia"/>
          <w:color w:val="000000"/>
          <w:szCs w:val="21"/>
        </w:rPr>
        <w:t>存储（合肥）</w:t>
      </w:r>
      <w:r w:rsidRPr="006835FA">
        <w:rPr>
          <w:rFonts w:cs="Times New Roman" w:hint="eastAsia"/>
          <w:color w:val="000000"/>
          <w:szCs w:val="21"/>
        </w:rPr>
        <w:t>DRAM</w:t>
      </w:r>
      <w:r w:rsidRPr="006835FA">
        <w:rPr>
          <w:rFonts w:cs="Times New Roman" w:hint="eastAsia"/>
          <w:color w:val="000000"/>
          <w:szCs w:val="21"/>
        </w:rPr>
        <w:t>基地一期项目诞生</w:t>
      </w:r>
    </w:p>
    <w:p w14:paraId="65AD4D14" w14:textId="77777777" w:rsidR="003F2EDA" w:rsidRDefault="003F2EDA" w:rsidP="003F2EDA">
      <w:pPr>
        <w:widowControl/>
        <w:numPr>
          <w:ilvl w:val="0"/>
          <w:numId w:val="14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成立于</w:t>
      </w:r>
      <w:r>
        <w:rPr>
          <w:rFonts w:cs="Times New Roman" w:hint="eastAsia"/>
          <w:color w:val="000000"/>
          <w:szCs w:val="21"/>
        </w:rPr>
        <w:t>2</w:t>
      </w:r>
      <w:r>
        <w:rPr>
          <w:rFonts w:cs="Times New Roman"/>
          <w:color w:val="000000"/>
          <w:szCs w:val="21"/>
        </w:rPr>
        <w:t>008</w:t>
      </w:r>
      <w:r>
        <w:rPr>
          <w:rFonts w:cs="Times New Roman" w:hint="eastAsia"/>
          <w:color w:val="000000"/>
          <w:szCs w:val="21"/>
        </w:rPr>
        <w:t>年的</w:t>
      </w:r>
      <w:r w:rsidRPr="00641296">
        <w:rPr>
          <w:rFonts w:cs="Times New Roman" w:hint="eastAsia"/>
          <w:color w:val="000000"/>
          <w:szCs w:val="21"/>
        </w:rPr>
        <w:t>合肥京东方</w:t>
      </w:r>
      <w:r>
        <w:rPr>
          <w:rFonts w:cs="Times New Roman" w:hint="eastAsia"/>
          <w:color w:val="000000"/>
          <w:szCs w:val="21"/>
        </w:rPr>
        <w:t>，主要产品是</w:t>
      </w:r>
      <w:r>
        <w:rPr>
          <w:rFonts w:cs="Times New Roman" w:hint="eastAsia"/>
          <w:color w:val="000000"/>
          <w:szCs w:val="21"/>
        </w:rPr>
        <w:t>DRAM</w:t>
      </w:r>
      <w:r>
        <w:rPr>
          <w:rFonts w:cs="Times New Roman" w:hint="eastAsia"/>
          <w:color w:val="000000"/>
          <w:szCs w:val="21"/>
        </w:rPr>
        <w:t>芯片</w:t>
      </w:r>
    </w:p>
    <w:p w14:paraId="4472DE8B" w14:textId="77777777" w:rsidR="003F2EDA" w:rsidRDefault="003F2EDA" w:rsidP="003F2EDA">
      <w:pPr>
        <w:pStyle w:val="ab"/>
        <w:numPr>
          <w:ilvl w:val="0"/>
          <w:numId w:val="14"/>
        </w:numPr>
        <w:ind w:left="1214" w:firstLineChars="0"/>
      </w:pPr>
      <w:r w:rsidRPr="00957A49">
        <w:rPr>
          <w:rFonts w:hint="eastAsia"/>
        </w:rPr>
        <w:t>长</w:t>
      </w:r>
      <w:proofErr w:type="gramStart"/>
      <w:r w:rsidRPr="00957A49">
        <w:rPr>
          <w:rFonts w:hint="eastAsia"/>
        </w:rPr>
        <w:t>鑫</w:t>
      </w:r>
      <w:proofErr w:type="gramEnd"/>
      <w:r w:rsidRPr="00957A49">
        <w:rPr>
          <w:rFonts w:hint="eastAsia"/>
        </w:rPr>
        <w:t>存储在</w:t>
      </w:r>
      <w:r w:rsidRPr="00957A49">
        <w:rPr>
          <w:rFonts w:hint="eastAsia"/>
        </w:rPr>
        <w:t>2023</w:t>
      </w:r>
      <w:r w:rsidRPr="00957A49">
        <w:rPr>
          <w:rFonts w:hint="eastAsia"/>
        </w:rPr>
        <w:t>年推出</w:t>
      </w:r>
      <w:proofErr w:type="spellStart"/>
      <w:r w:rsidRPr="00957A49">
        <w:rPr>
          <w:rFonts w:hint="eastAsia"/>
        </w:rPr>
        <w:t>LPDDR5</w:t>
      </w:r>
      <w:proofErr w:type="spellEnd"/>
      <w:r w:rsidRPr="00957A49">
        <w:rPr>
          <w:rFonts w:hint="eastAsia"/>
        </w:rPr>
        <w:t>芯片</w:t>
      </w:r>
    </w:p>
    <w:p w14:paraId="05D05204" w14:textId="77777777" w:rsidR="003F2EDA" w:rsidRDefault="003F2EDA" w:rsidP="003F2EDA">
      <w:pPr>
        <w:pStyle w:val="ab"/>
        <w:numPr>
          <w:ilvl w:val="0"/>
          <w:numId w:val="14"/>
        </w:numPr>
        <w:ind w:left="1214" w:firstLineChars="0"/>
      </w:pPr>
      <w:r w:rsidRPr="006C783D">
        <w:rPr>
          <w:rFonts w:hint="eastAsia"/>
        </w:rPr>
        <w:t>长</w:t>
      </w:r>
      <w:proofErr w:type="gramStart"/>
      <w:r w:rsidRPr="006C783D">
        <w:rPr>
          <w:rFonts w:hint="eastAsia"/>
        </w:rPr>
        <w:t>鑫</w:t>
      </w:r>
      <w:proofErr w:type="gramEnd"/>
      <w:r w:rsidRPr="006C783D">
        <w:rPr>
          <w:rFonts w:hint="eastAsia"/>
        </w:rPr>
        <w:t>存储于</w:t>
      </w:r>
      <w:r w:rsidRPr="006C783D">
        <w:rPr>
          <w:rFonts w:hint="eastAsia"/>
        </w:rPr>
        <w:t>2024</w:t>
      </w:r>
      <w:r w:rsidRPr="006C783D">
        <w:rPr>
          <w:rFonts w:hint="eastAsia"/>
        </w:rPr>
        <w:t>年底实现</w:t>
      </w:r>
      <w:proofErr w:type="spellStart"/>
      <w:r w:rsidRPr="006C783D">
        <w:rPr>
          <w:rFonts w:hint="eastAsia"/>
        </w:rPr>
        <w:t>DDR5</w:t>
      </w:r>
      <w:proofErr w:type="spellEnd"/>
      <w:r w:rsidRPr="006C783D">
        <w:rPr>
          <w:rFonts w:hint="eastAsia"/>
        </w:rPr>
        <w:t>内存芯片的量产</w:t>
      </w:r>
    </w:p>
    <w:p w14:paraId="23E71CED" w14:textId="77777777" w:rsidR="003F2EDA" w:rsidRDefault="003F2EDA" w:rsidP="003F2EDA">
      <w:pPr>
        <w:pStyle w:val="ab"/>
        <w:numPr>
          <w:ilvl w:val="0"/>
          <w:numId w:val="14"/>
        </w:numPr>
        <w:ind w:left="1214" w:firstLineChars="0"/>
      </w:pPr>
      <w:r w:rsidRPr="00A8085F">
        <w:rPr>
          <w:rFonts w:ascii="宋体" w:hAnsi="宋体" w:cs="宋体" w:hint="eastAsia"/>
        </w:rPr>
        <w:t>成立于</w:t>
      </w:r>
      <w:r w:rsidRPr="00A8085F">
        <w:t>2016</w:t>
      </w:r>
      <w:r w:rsidRPr="00A8085F">
        <w:rPr>
          <w:rFonts w:hint="eastAsia"/>
        </w:rPr>
        <w:t>年</w:t>
      </w:r>
      <w:r>
        <w:rPr>
          <w:rFonts w:hint="eastAsia"/>
        </w:rPr>
        <w:t>的</w:t>
      </w:r>
      <w:r w:rsidRPr="00A8085F">
        <w:rPr>
          <w:rFonts w:hint="eastAsia"/>
        </w:rPr>
        <w:t>长江存储，</w:t>
      </w:r>
      <w:r>
        <w:rPr>
          <w:rFonts w:hint="eastAsia"/>
        </w:rPr>
        <w:t>主要产品是</w:t>
      </w:r>
      <w:r w:rsidRPr="00A8085F">
        <w:t>3D NAND</w:t>
      </w:r>
      <w:r w:rsidRPr="00A8085F">
        <w:rPr>
          <w:rFonts w:hint="eastAsia"/>
        </w:rPr>
        <w:t>闪存</w:t>
      </w:r>
    </w:p>
    <w:p w14:paraId="744D6FC9" w14:textId="77777777" w:rsidR="003F2EDA" w:rsidRDefault="003F2EDA" w:rsidP="003F2EDA">
      <w:pPr>
        <w:pStyle w:val="ab"/>
        <w:numPr>
          <w:ilvl w:val="0"/>
          <w:numId w:val="14"/>
        </w:numPr>
        <w:ind w:left="1214" w:firstLineChars="0"/>
      </w:pPr>
      <w:proofErr w:type="gramStart"/>
      <w:r w:rsidRPr="00164964">
        <w:rPr>
          <w:rFonts w:hint="eastAsia"/>
        </w:rPr>
        <w:t>嘉合劲威</w:t>
      </w:r>
      <w:proofErr w:type="gramEnd"/>
      <w:r w:rsidRPr="00164964">
        <w:rPr>
          <w:rFonts w:hint="eastAsia"/>
        </w:rPr>
        <w:t>（</w:t>
      </w:r>
      <w:proofErr w:type="spellStart"/>
      <w:r w:rsidRPr="00164964">
        <w:rPr>
          <w:rFonts w:hint="eastAsia"/>
        </w:rPr>
        <w:t>POWEV</w:t>
      </w:r>
      <w:proofErr w:type="spellEnd"/>
      <w:r w:rsidRPr="00164964">
        <w:rPr>
          <w:rFonts w:hint="eastAsia"/>
        </w:rPr>
        <w:t>）</w:t>
      </w:r>
      <w:r>
        <w:rPr>
          <w:rFonts w:hint="eastAsia"/>
        </w:rPr>
        <w:t>，主要产品是</w:t>
      </w:r>
      <w:proofErr w:type="spellStart"/>
      <w:r w:rsidRPr="00164964">
        <w:rPr>
          <w:rFonts w:hint="eastAsia"/>
        </w:rPr>
        <w:t>DDR4</w:t>
      </w:r>
      <w:proofErr w:type="spellEnd"/>
      <w:r>
        <w:rPr>
          <w:rFonts w:hint="eastAsia"/>
        </w:rPr>
        <w:t>内存条</w:t>
      </w:r>
    </w:p>
    <w:p w14:paraId="59C65AFE" w14:textId="77777777" w:rsidR="003F2EDA" w:rsidRPr="00AA73FC" w:rsidRDefault="003F2EDA" w:rsidP="003F2EDA">
      <w:pPr>
        <w:widowControl/>
        <w:numPr>
          <w:ilvl w:val="0"/>
          <w:numId w:val="15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</w:p>
    <w:p w14:paraId="299DAE8C" w14:textId="77777777" w:rsidR="003F2EDA" w:rsidRPr="00AA73FC" w:rsidRDefault="003F2EDA" w:rsidP="003F2EDA">
      <w:pPr>
        <w:widowControl/>
        <w:numPr>
          <w:ilvl w:val="0"/>
          <w:numId w:val="15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213DF665" w14:textId="77777777" w:rsidR="003F2EDA" w:rsidRPr="00AA73FC" w:rsidRDefault="003F2EDA" w:rsidP="003F2EDA">
      <w:pPr>
        <w:widowControl/>
        <w:numPr>
          <w:ilvl w:val="0"/>
          <w:numId w:val="15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</w:t>
      </w:r>
      <w:r w:rsidRPr="00AA73FC"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</w:p>
    <w:p w14:paraId="612249BF" w14:textId="77777777" w:rsidR="003F2EDA" w:rsidRPr="00AA73FC" w:rsidRDefault="003F2EDA" w:rsidP="003F2EDA">
      <w:pPr>
        <w:widowControl/>
        <w:numPr>
          <w:ilvl w:val="0"/>
          <w:numId w:val="15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III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</w:t>
      </w:r>
      <w:r>
        <w:rPr>
          <w:rFonts w:cs="Times New Roman" w:hint="eastAsia"/>
          <w:szCs w:val="21"/>
        </w:rPr>
        <w:t>、</w:t>
      </w:r>
      <w:r>
        <w:rPr>
          <w:rFonts w:cs="Times New Roman" w:hint="eastAsia"/>
          <w:szCs w:val="21"/>
        </w:rPr>
        <w:t>VI</w:t>
      </w:r>
    </w:p>
    <w:p w14:paraId="7B74020B" w14:textId="77777777" w:rsidR="003F2EDA" w:rsidRPr="00AA73FC" w:rsidRDefault="003F2EDA" w:rsidP="003F2EDA">
      <w:pPr>
        <w:rPr>
          <w:szCs w:val="21"/>
        </w:rPr>
      </w:pPr>
    </w:p>
    <w:p w14:paraId="2C7F6226" w14:textId="77777777" w:rsidR="003F2EDA" w:rsidRDefault="003F2EDA" w:rsidP="003F2EDA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  <w:r w:rsidRPr="00AD3E99">
        <w:rPr>
          <w:rFonts w:cs="Times New Roman"/>
          <w:color w:val="0070C0"/>
          <w:szCs w:val="21"/>
        </w:rPr>
        <w:t>[</w:t>
      </w:r>
      <w:r w:rsidRPr="00AD3E99">
        <w:rPr>
          <w:rFonts w:cs="Times New Roman" w:hint="eastAsia"/>
          <w:color w:val="0070C0"/>
          <w:szCs w:val="21"/>
        </w:rPr>
        <w:t>解析</w:t>
      </w:r>
      <w:r w:rsidRPr="00AD3E99">
        <w:rPr>
          <w:rFonts w:cs="Times New Roman"/>
          <w:color w:val="0070C0"/>
          <w:szCs w:val="21"/>
        </w:rPr>
        <w:t>]</w:t>
      </w:r>
      <w:r>
        <w:rPr>
          <w:rFonts w:cs="Times New Roman"/>
          <w:color w:val="0070C0"/>
          <w:szCs w:val="21"/>
        </w:rPr>
        <w:t xml:space="preserve"> </w:t>
      </w:r>
      <w:r>
        <w:rPr>
          <w:rFonts w:cs="Times New Roman" w:hint="eastAsia"/>
          <w:color w:val="0070C0"/>
          <w:szCs w:val="21"/>
        </w:rPr>
        <w:t>C</w:t>
      </w:r>
    </w:p>
    <w:p w14:paraId="2DE512EA" w14:textId="77777777" w:rsidR="003F2EDA" w:rsidRPr="00CA1097" w:rsidRDefault="003F2EDA" w:rsidP="003F2EDA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70C0"/>
          <w:szCs w:val="21"/>
        </w:rPr>
      </w:pPr>
      <w:r w:rsidRPr="00CA1097">
        <w:rPr>
          <w:rFonts w:cs="Times New Roman" w:hint="eastAsia"/>
          <w:color w:val="0070C0"/>
          <w:szCs w:val="21"/>
        </w:rPr>
        <w:t>II.</w:t>
      </w:r>
      <w:r w:rsidRPr="00CA1097">
        <w:rPr>
          <w:rFonts w:cs="Times New Roman" w:hint="eastAsia"/>
          <w:color w:val="0070C0"/>
          <w:szCs w:val="21"/>
        </w:rPr>
        <w:tab/>
      </w:r>
      <w:r w:rsidRPr="00CA1097">
        <w:rPr>
          <w:rFonts w:cs="Times New Roman" w:hint="eastAsia"/>
          <w:color w:val="0070C0"/>
          <w:szCs w:val="21"/>
        </w:rPr>
        <w:t>成立于</w:t>
      </w:r>
      <w:r w:rsidRPr="00CA1097">
        <w:rPr>
          <w:rFonts w:cs="Times New Roman" w:hint="eastAsia"/>
          <w:color w:val="0070C0"/>
          <w:szCs w:val="21"/>
        </w:rPr>
        <w:t>2008</w:t>
      </w:r>
      <w:r w:rsidRPr="00CA1097">
        <w:rPr>
          <w:rFonts w:cs="Times New Roman" w:hint="eastAsia"/>
          <w:color w:val="0070C0"/>
          <w:szCs w:val="21"/>
        </w:rPr>
        <w:t>年的合肥京东方，主要产品是</w:t>
      </w:r>
      <w:r w:rsidRPr="00CA1097">
        <w:rPr>
          <w:rFonts w:cs="Times New Roman" w:hint="eastAsia"/>
          <w:color w:val="0070C0"/>
          <w:szCs w:val="21"/>
        </w:rPr>
        <w:t>DRAM</w:t>
      </w:r>
      <w:r w:rsidRPr="00CA1097">
        <w:rPr>
          <w:rFonts w:cs="Times New Roman" w:hint="eastAsia"/>
          <w:color w:val="0070C0"/>
          <w:szCs w:val="21"/>
        </w:rPr>
        <w:t>芯片</w:t>
      </w:r>
    </w:p>
    <w:p w14:paraId="48135CF2" w14:textId="77777777" w:rsidR="003F2EDA" w:rsidRPr="00115F44" w:rsidRDefault="003F2EDA" w:rsidP="003F2EDA">
      <w:pPr>
        <w:rPr>
          <w:color w:val="0070C0"/>
        </w:rPr>
      </w:pPr>
      <w:r w:rsidRPr="00115F44">
        <w:rPr>
          <w:rFonts w:hint="eastAsia"/>
          <w:color w:val="0070C0"/>
        </w:rPr>
        <w:t>京东方是生产显示屏的</w:t>
      </w:r>
    </w:p>
    <w:p w14:paraId="29E183C3" w14:textId="77777777" w:rsidR="003F2EDA" w:rsidRPr="0082074D" w:rsidRDefault="003F2EDA" w:rsidP="003F2EDA"/>
    <w:p w14:paraId="7B8080A2" w14:textId="77777777" w:rsidR="00664374" w:rsidRDefault="00664374" w:rsidP="005F6CCB"/>
    <w:p w14:paraId="7C08D30F" w14:textId="3907EEC4" w:rsidR="00664374" w:rsidRDefault="00D94B59" w:rsidP="00D94B59">
      <w:pPr>
        <w:pStyle w:val="1"/>
      </w:pPr>
      <w:r>
        <w:rPr>
          <w:rFonts w:hint="eastAsia"/>
        </w:rPr>
        <w:t>待定内容</w:t>
      </w:r>
    </w:p>
    <w:p w14:paraId="7B4E57FD" w14:textId="1553E8B0" w:rsidR="00664374" w:rsidRDefault="00664374" w:rsidP="00664374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E0B41">
        <w:rPr>
          <w:rFonts w:cs="Times New Roman" w:hint="eastAsia"/>
          <w:b/>
          <w:bCs/>
          <w:color w:val="000000"/>
          <w:szCs w:val="21"/>
        </w:rPr>
        <w:t>[</w:t>
      </w:r>
      <w:r w:rsidRPr="002E0B41">
        <w:rPr>
          <w:rFonts w:cs="Times New Roman" w:hint="eastAsia"/>
          <w:b/>
          <w:bCs/>
          <w:color w:val="000000"/>
          <w:szCs w:val="21"/>
        </w:rPr>
        <w:t>补充</w:t>
      </w:r>
      <w:r>
        <w:rPr>
          <w:rFonts w:cs="Times New Roman" w:hint="eastAsia"/>
          <w:b/>
          <w:bCs/>
          <w:color w:val="000000"/>
          <w:szCs w:val="21"/>
        </w:rPr>
        <w:t>3</w:t>
      </w:r>
      <w:r w:rsidRPr="002E0B41">
        <w:rPr>
          <w:rFonts w:cs="Times New Roman"/>
          <w:b/>
          <w:bCs/>
          <w:color w:val="000000"/>
          <w:szCs w:val="21"/>
        </w:rPr>
        <w:t>.</w:t>
      </w:r>
      <w:r>
        <w:rPr>
          <w:rFonts w:cs="Times New Roman"/>
          <w:b/>
          <w:bCs/>
          <w:color w:val="000000"/>
          <w:szCs w:val="21"/>
        </w:rPr>
        <w:t>36</w:t>
      </w:r>
      <w:r w:rsidRPr="002E4E7E">
        <w:rPr>
          <w:rFonts w:cs="Times New Roman" w:hint="eastAsia"/>
          <w:b/>
          <w:bCs/>
          <w:color w:val="FF0000"/>
          <w:szCs w:val="21"/>
        </w:rPr>
        <w:t>*</w:t>
      </w:r>
      <w:r w:rsidRPr="002E4E7E">
        <w:rPr>
          <w:rFonts w:cs="Times New Roman" w:hint="eastAsia"/>
          <w:b/>
          <w:bCs/>
          <w:color w:val="FF0000"/>
          <w:szCs w:val="21"/>
        </w:rPr>
        <w:t>选做</w:t>
      </w:r>
      <w:r w:rsidRPr="002E0B41">
        <w:rPr>
          <w:rFonts w:cs="Times New Roman"/>
          <w:b/>
          <w:bCs/>
          <w:color w:val="00000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？？？。</w:t>
      </w:r>
    </w:p>
    <w:p w14:paraId="038E0B26" w14:textId="656314E6" w:rsidR="00664374" w:rsidRDefault="0082074D" w:rsidP="005F6CCB">
      <w:r>
        <w:rPr>
          <w:rFonts w:hint="eastAsia"/>
        </w:rPr>
        <w:t>通过</w:t>
      </w:r>
      <w:r>
        <w:rPr>
          <w:rFonts w:hint="eastAsia"/>
        </w:rPr>
        <w:t xml:space="preserve"> </w:t>
      </w:r>
      <w:hyperlink r:id="rId7" w:history="1">
        <w:r w:rsidRPr="00B77F3D">
          <w:rPr>
            <w:rStyle w:val="a7"/>
          </w:rPr>
          <w:t>https://www.lcsc.com/</w:t>
        </w:r>
      </w:hyperlink>
      <w:r>
        <w:t xml:space="preserve"> </w:t>
      </w:r>
      <w:r>
        <w:rPr>
          <w:rFonts w:hint="eastAsia"/>
        </w:rPr>
        <w:t>查询</w:t>
      </w:r>
      <w:r w:rsidR="00EA6EF1">
        <w:rPr>
          <w:rFonts w:hint="eastAsia"/>
        </w:rPr>
        <w:t>长</w:t>
      </w:r>
      <w:proofErr w:type="gramStart"/>
      <w:r w:rsidR="00EA6EF1">
        <w:rPr>
          <w:rFonts w:hint="eastAsia"/>
        </w:rPr>
        <w:t>鑫</w:t>
      </w:r>
      <w:proofErr w:type="gramEnd"/>
      <w:r w:rsidR="00EA6EF1">
        <w:rPr>
          <w:rFonts w:hint="eastAsia"/>
        </w:rPr>
        <w:t>存储内存产品的手册（关键词“</w:t>
      </w:r>
      <w:r w:rsidR="00EA6EF1">
        <w:rPr>
          <w:rFonts w:hint="eastAsia"/>
        </w:rPr>
        <w:t>CXMT</w:t>
      </w:r>
      <w:r w:rsidR="00EA6EF1">
        <w:rPr>
          <w:rFonts w:hint="eastAsia"/>
        </w:rPr>
        <w:t>”），</w:t>
      </w:r>
    </w:p>
    <w:p w14:paraId="0A9CB3FE" w14:textId="17514D6D" w:rsidR="00F44E38" w:rsidRDefault="00BC4E7F" w:rsidP="005F6CCB">
      <w:r>
        <w:rPr>
          <w:rFonts w:hint="eastAsia"/>
        </w:rPr>
        <w:t>阅读“</w:t>
      </w:r>
      <w:r w:rsidRPr="00BC4E7F">
        <w:t>CXMT CXDQ3A8AM-CJ-A</w:t>
      </w:r>
      <w:r>
        <w:rPr>
          <w:rFonts w:hint="eastAsia"/>
        </w:rPr>
        <w:t>”的数据手册</w:t>
      </w:r>
    </w:p>
    <w:p w14:paraId="3EE48557" w14:textId="6716DBC6" w:rsidR="00BC4E7F" w:rsidRDefault="00BC4E7F" w:rsidP="00BC4E7F">
      <w:r>
        <w:rPr>
          <w:rFonts w:hint="eastAsia"/>
        </w:rPr>
        <w:t>可以直接访问</w:t>
      </w:r>
      <w:r w:rsidR="007D31E4">
        <w:rPr>
          <w:rFonts w:hint="eastAsia"/>
        </w:rPr>
        <w:t xml:space="preserve"> </w:t>
      </w:r>
      <w:hyperlink r:id="rId8" w:history="1">
        <w:r w:rsidR="00812C3C" w:rsidRPr="00B77F3D">
          <w:rPr>
            <w:rStyle w:val="a7"/>
          </w:rPr>
          <w:t>https://www.lcsc.com/datasheet/lcsc_datasheet_2410121531_CXMT-CXDQ3A8AM-CJ-A_C20598569.pdf</w:t>
        </w:r>
      </w:hyperlink>
    </w:p>
    <w:p w14:paraId="48960903" w14:textId="77777777" w:rsidR="00BC4E7F" w:rsidRDefault="00BC4E7F" w:rsidP="005F6CCB"/>
    <w:p w14:paraId="30DBF5D5" w14:textId="115B5711" w:rsidR="004B343C" w:rsidRDefault="007909D2" w:rsidP="005F6CCB">
      <w:r>
        <w:rPr>
          <w:rFonts w:hint="eastAsia"/>
        </w:rPr>
        <w:t>根据课程所学知识，分析</w:t>
      </w:r>
      <w:r w:rsidR="004B343C">
        <w:rPr>
          <w:rFonts w:hint="eastAsia"/>
        </w:rPr>
        <w:t>手册中下表</w:t>
      </w:r>
      <w:r w:rsidR="001C4B13">
        <w:rPr>
          <w:rFonts w:hint="eastAsia"/>
        </w:rPr>
        <w:t>所列</w:t>
      </w:r>
      <w:r w:rsidR="004B343C">
        <w:rPr>
          <w:rFonts w:hint="eastAsia"/>
        </w:rPr>
        <w:t>各个信息项含义。</w:t>
      </w:r>
    </w:p>
    <w:p w14:paraId="5ADCE1E4" w14:textId="3E4FDFCC" w:rsidR="004B343C" w:rsidRPr="004B343C" w:rsidRDefault="004B343C" w:rsidP="005F6CCB">
      <w:r>
        <w:rPr>
          <w:rFonts w:hint="eastAsia"/>
          <w:noProof/>
        </w:rPr>
        <w:drawing>
          <wp:inline distT="0" distB="0" distL="0" distR="0" wp14:anchorId="00BE7F07" wp14:editId="208F8E39">
            <wp:extent cx="5268595" cy="1169035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6CC9" w14:textId="77777777" w:rsidR="0082074D" w:rsidRDefault="0082074D" w:rsidP="005F6CCB"/>
    <w:p w14:paraId="79DD7A6B" w14:textId="662F3C0A" w:rsidR="001C4B13" w:rsidRDefault="007909D2" w:rsidP="001C4B13">
      <w:r>
        <w:rPr>
          <w:rFonts w:hint="eastAsia"/>
        </w:rPr>
        <w:t>根据课程所学知识，分析</w:t>
      </w:r>
      <w:r w:rsidR="001C4B13">
        <w:rPr>
          <w:rFonts w:hint="eastAsia"/>
        </w:rPr>
        <w:t>手册中“</w:t>
      </w:r>
      <w:r w:rsidR="001C4B13">
        <w:rPr>
          <w:rFonts w:hint="eastAsia"/>
        </w:rPr>
        <w:t>Table</w:t>
      </w:r>
      <w:r w:rsidR="001C4B13">
        <w:t xml:space="preserve"> 1-2</w:t>
      </w:r>
      <w:r w:rsidR="001C4B13">
        <w:rPr>
          <w:rFonts w:hint="eastAsia"/>
        </w:rPr>
        <w:t>”中各个信息项含义。</w:t>
      </w:r>
    </w:p>
    <w:p w14:paraId="1DEB6325" w14:textId="757444DA" w:rsidR="00741C39" w:rsidRDefault="00741C39" w:rsidP="005F6CCB">
      <w:r>
        <w:rPr>
          <w:rFonts w:hint="eastAsia"/>
          <w:noProof/>
        </w:rPr>
        <w:drawing>
          <wp:inline distT="0" distB="0" distL="0" distR="0" wp14:anchorId="752B88DD" wp14:editId="308B9232">
            <wp:extent cx="5265420" cy="165227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05545" w14:textId="77777777" w:rsidR="00741C39" w:rsidRDefault="00741C39" w:rsidP="005F6CCB"/>
    <w:p w14:paraId="54EA4874" w14:textId="3CAB4E4A" w:rsidR="00664374" w:rsidRDefault="00D94B59" w:rsidP="005F6CCB">
      <w:hyperlink r:id="rId11" w:history="1">
        <w:r w:rsidR="00664374" w:rsidRPr="00B77F3D">
          <w:rPr>
            <w:rStyle w:val="a7"/>
          </w:rPr>
          <w:t>https://library.techinsights.com/public/hg-asset/97c38cd6-27c0-489d-8bec-c7ac6ac0ac4b</w:t>
        </w:r>
      </w:hyperlink>
    </w:p>
    <w:p w14:paraId="7D7C2E8E" w14:textId="77777777" w:rsidR="00806159" w:rsidRDefault="00806159" w:rsidP="005F6CCB"/>
    <w:p w14:paraId="0FBF4B48" w14:textId="1FAAFB6C" w:rsidR="00664374" w:rsidRDefault="00806159" w:rsidP="005F6CCB">
      <w:r w:rsidRPr="00806159">
        <w:t>200b x32 Mobile LPDDR4X SDRAM Datasheet</w:t>
      </w:r>
    </w:p>
    <w:p w14:paraId="5CEA8863" w14:textId="21445F84" w:rsidR="00586F8E" w:rsidRDefault="00D94B59" w:rsidP="005F6CCB">
      <w:hyperlink r:id="rId12" w:history="1">
        <w:r w:rsidR="003C20E3" w:rsidRPr="00B77F3D">
          <w:rPr>
            <w:rStyle w:val="a7"/>
          </w:rPr>
          <w:t>https://www.lcsc.com/datasheet/lcsc_datasheet_2410121605_CXMT-CXDB4CBAM-MK-A_C20598565.pdf</w:t>
        </w:r>
      </w:hyperlink>
    </w:p>
    <w:p w14:paraId="5124D476" w14:textId="0A3D844E" w:rsidR="003C20E3" w:rsidRDefault="003C20E3" w:rsidP="005F6CCB">
      <w:r>
        <w:rPr>
          <w:rFonts w:hint="eastAsia"/>
          <w:noProof/>
        </w:rPr>
        <w:lastRenderedPageBreak/>
        <w:drawing>
          <wp:inline distT="0" distB="0" distL="0" distR="0" wp14:anchorId="756C5F8A" wp14:editId="6F5AD22A">
            <wp:extent cx="5272405" cy="290957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32BC" w14:textId="77777777" w:rsidR="003C20E3" w:rsidRDefault="003C20E3" w:rsidP="005F6CCB"/>
    <w:p w14:paraId="72FBDB3E" w14:textId="77777777" w:rsidR="006F2895" w:rsidRPr="006F2895" w:rsidRDefault="006F2895" w:rsidP="005F6CCB"/>
    <w:sectPr w:rsidR="006F2895" w:rsidRPr="006F2895">
      <w:head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AB4AE" w14:textId="77777777" w:rsidR="00AA0D84" w:rsidRDefault="00AA0D84" w:rsidP="0099153E">
      <w:r>
        <w:separator/>
      </w:r>
    </w:p>
  </w:endnote>
  <w:endnote w:type="continuationSeparator" w:id="0">
    <w:p w14:paraId="29A0ABC3" w14:textId="77777777" w:rsidR="00AA0D84" w:rsidRDefault="00AA0D84" w:rsidP="00991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1E4A4" w14:textId="77777777" w:rsidR="00AA0D84" w:rsidRDefault="00AA0D84" w:rsidP="0099153E">
      <w:r>
        <w:separator/>
      </w:r>
    </w:p>
  </w:footnote>
  <w:footnote w:type="continuationSeparator" w:id="0">
    <w:p w14:paraId="742D3B6B" w14:textId="77777777" w:rsidR="00AA0D84" w:rsidRDefault="00AA0D84" w:rsidP="00991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C8018" w14:textId="28029D45" w:rsidR="00516FEB" w:rsidRDefault="00516FEB">
    <w:pPr>
      <w:pStyle w:val="a3"/>
    </w:pPr>
    <w:r>
      <w:rPr>
        <w:rFonts w:hint="eastAsia"/>
      </w:rPr>
      <w:t>《计算机原理与嵌入式系统》作业，</w:t>
    </w:r>
    <w:r>
      <w:rPr>
        <w:rFonts w:hint="eastAsia"/>
      </w:rPr>
      <w:t>2</w:t>
    </w:r>
    <w:r>
      <w:t>02</w:t>
    </w:r>
    <w:r w:rsidR="00812C3C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11B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C1B3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6F3DA6"/>
    <w:multiLevelType w:val="hybridMultilevel"/>
    <w:tmpl w:val="56FA2986"/>
    <w:lvl w:ilvl="0" w:tplc="65EA384E">
      <w:start w:val="1"/>
      <w:numFmt w:val="decimal"/>
      <w:lvlText w:val="%1、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D37A979E">
      <w:start w:val="1"/>
      <w:numFmt w:val="decimal"/>
      <w:lvlText w:val="%2、"/>
      <w:lvlJc w:val="left"/>
      <w:pPr>
        <w:tabs>
          <w:tab w:val="num" w:pos="567"/>
        </w:tabs>
        <w:ind w:left="567" w:hanging="141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435EB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441D2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7C6038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4146A1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245D3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2A474C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6366DA7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7C696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E3D73EE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FB842A7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27711F0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F924A19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1"/>
  </w:num>
  <w:num w:numId="5">
    <w:abstractNumId w:val="5"/>
  </w:num>
  <w:num w:numId="6">
    <w:abstractNumId w:val="12"/>
  </w:num>
  <w:num w:numId="7">
    <w:abstractNumId w:val="9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3"/>
  </w:num>
  <w:num w:numId="13">
    <w:abstractNumId w:val="0"/>
  </w:num>
  <w:num w:numId="14">
    <w:abstractNumId w:val="4"/>
  </w:num>
  <w:num w:numId="15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陈晓辉">
    <w15:presenceInfo w15:providerId="None" w15:userId="陈晓辉"/>
  </w15:person>
  <w15:person w15:author="陈晓辉 [2]">
    <w15:presenceInfo w15:providerId="AD" w15:userId="S::cxh@ustc.edu.cn::da0415a7-5283-4aa5-be0c-938f2776e8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07740"/>
    <w:rsid w:val="00011DCA"/>
    <w:rsid w:val="0001533D"/>
    <w:rsid w:val="00022F2B"/>
    <w:rsid w:val="0002492F"/>
    <w:rsid w:val="000264C7"/>
    <w:rsid w:val="00033A44"/>
    <w:rsid w:val="0004272D"/>
    <w:rsid w:val="00057643"/>
    <w:rsid w:val="000632C3"/>
    <w:rsid w:val="000940F4"/>
    <w:rsid w:val="000A6682"/>
    <w:rsid w:val="000D130B"/>
    <w:rsid w:val="000D45BC"/>
    <w:rsid w:val="000E180C"/>
    <w:rsid w:val="000F0BB3"/>
    <w:rsid w:val="000F241D"/>
    <w:rsid w:val="000F28CD"/>
    <w:rsid w:val="001053FA"/>
    <w:rsid w:val="00115F44"/>
    <w:rsid w:val="0011771E"/>
    <w:rsid w:val="0012659B"/>
    <w:rsid w:val="00133EA5"/>
    <w:rsid w:val="00152CDB"/>
    <w:rsid w:val="00155D5A"/>
    <w:rsid w:val="00164964"/>
    <w:rsid w:val="001667BD"/>
    <w:rsid w:val="0017252F"/>
    <w:rsid w:val="00176F64"/>
    <w:rsid w:val="001A2F6F"/>
    <w:rsid w:val="001B2068"/>
    <w:rsid w:val="001C0935"/>
    <w:rsid w:val="001C2573"/>
    <w:rsid w:val="001C3818"/>
    <w:rsid w:val="001C4B13"/>
    <w:rsid w:val="001E320E"/>
    <w:rsid w:val="001F53CD"/>
    <w:rsid w:val="001F569B"/>
    <w:rsid w:val="002217F8"/>
    <w:rsid w:val="00241F68"/>
    <w:rsid w:val="002533F8"/>
    <w:rsid w:val="00254EA7"/>
    <w:rsid w:val="00296113"/>
    <w:rsid w:val="002B460A"/>
    <w:rsid w:val="002C0B1E"/>
    <w:rsid w:val="002E49B4"/>
    <w:rsid w:val="002E4E7E"/>
    <w:rsid w:val="002F4C87"/>
    <w:rsid w:val="002F500F"/>
    <w:rsid w:val="00300FA8"/>
    <w:rsid w:val="003047BD"/>
    <w:rsid w:val="00346E19"/>
    <w:rsid w:val="00350EC9"/>
    <w:rsid w:val="003521A2"/>
    <w:rsid w:val="00364910"/>
    <w:rsid w:val="00372D06"/>
    <w:rsid w:val="00383E7A"/>
    <w:rsid w:val="0039273D"/>
    <w:rsid w:val="0039325F"/>
    <w:rsid w:val="00395B01"/>
    <w:rsid w:val="003A70AD"/>
    <w:rsid w:val="003B4674"/>
    <w:rsid w:val="003B7D2F"/>
    <w:rsid w:val="003C20E3"/>
    <w:rsid w:val="003D1C91"/>
    <w:rsid w:val="003D3C10"/>
    <w:rsid w:val="003E6254"/>
    <w:rsid w:val="003F1D75"/>
    <w:rsid w:val="003F2EDA"/>
    <w:rsid w:val="00401FFC"/>
    <w:rsid w:val="004021DC"/>
    <w:rsid w:val="004543FF"/>
    <w:rsid w:val="00484CBD"/>
    <w:rsid w:val="00486A52"/>
    <w:rsid w:val="00486CA2"/>
    <w:rsid w:val="004A573D"/>
    <w:rsid w:val="004B343C"/>
    <w:rsid w:val="00500273"/>
    <w:rsid w:val="00502866"/>
    <w:rsid w:val="00506C64"/>
    <w:rsid w:val="00516FEB"/>
    <w:rsid w:val="00522D4E"/>
    <w:rsid w:val="0053750A"/>
    <w:rsid w:val="00537C2F"/>
    <w:rsid w:val="00546B9E"/>
    <w:rsid w:val="00551782"/>
    <w:rsid w:val="00567FEE"/>
    <w:rsid w:val="005753FE"/>
    <w:rsid w:val="00577D07"/>
    <w:rsid w:val="00582A73"/>
    <w:rsid w:val="00583CA1"/>
    <w:rsid w:val="00584A79"/>
    <w:rsid w:val="00586F8E"/>
    <w:rsid w:val="005928F2"/>
    <w:rsid w:val="005A034F"/>
    <w:rsid w:val="005B2D35"/>
    <w:rsid w:val="005D0579"/>
    <w:rsid w:val="005F0401"/>
    <w:rsid w:val="005F1F42"/>
    <w:rsid w:val="005F6CCB"/>
    <w:rsid w:val="0060033A"/>
    <w:rsid w:val="00603A6D"/>
    <w:rsid w:val="00613848"/>
    <w:rsid w:val="00622FD5"/>
    <w:rsid w:val="006232AD"/>
    <w:rsid w:val="00633BB6"/>
    <w:rsid w:val="006360DB"/>
    <w:rsid w:val="00641296"/>
    <w:rsid w:val="00642922"/>
    <w:rsid w:val="006474F8"/>
    <w:rsid w:val="00664374"/>
    <w:rsid w:val="006667B3"/>
    <w:rsid w:val="006819ED"/>
    <w:rsid w:val="006835FA"/>
    <w:rsid w:val="006978EA"/>
    <w:rsid w:val="006A25F2"/>
    <w:rsid w:val="006B4E3A"/>
    <w:rsid w:val="006C783D"/>
    <w:rsid w:val="006C796B"/>
    <w:rsid w:val="006D0316"/>
    <w:rsid w:val="006D202F"/>
    <w:rsid w:val="006D4BAF"/>
    <w:rsid w:val="006D5D46"/>
    <w:rsid w:val="006F2895"/>
    <w:rsid w:val="00717756"/>
    <w:rsid w:val="00725922"/>
    <w:rsid w:val="007341AF"/>
    <w:rsid w:val="00740266"/>
    <w:rsid w:val="00740461"/>
    <w:rsid w:val="00740473"/>
    <w:rsid w:val="00741C39"/>
    <w:rsid w:val="007531EE"/>
    <w:rsid w:val="007546BB"/>
    <w:rsid w:val="00755BF7"/>
    <w:rsid w:val="00767BF1"/>
    <w:rsid w:val="007716C9"/>
    <w:rsid w:val="00771853"/>
    <w:rsid w:val="007724B3"/>
    <w:rsid w:val="00777DDC"/>
    <w:rsid w:val="00783BD2"/>
    <w:rsid w:val="00783DFB"/>
    <w:rsid w:val="00786780"/>
    <w:rsid w:val="007909D2"/>
    <w:rsid w:val="007A0A7E"/>
    <w:rsid w:val="007A6B6F"/>
    <w:rsid w:val="007D1971"/>
    <w:rsid w:val="007D31E4"/>
    <w:rsid w:val="007D7880"/>
    <w:rsid w:val="007E55E2"/>
    <w:rsid w:val="007E576C"/>
    <w:rsid w:val="00806159"/>
    <w:rsid w:val="00807474"/>
    <w:rsid w:val="00812C3C"/>
    <w:rsid w:val="0082074D"/>
    <w:rsid w:val="00825D0D"/>
    <w:rsid w:val="00831BC4"/>
    <w:rsid w:val="00832DF7"/>
    <w:rsid w:val="008475FB"/>
    <w:rsid w:val="00863065"/>
    <w:rsid w:val="00880F7C"/>
    <w:rsid w:val="00881D80"/>
    <w:rsid w:val="008871D7"/>
    <w:rsid w:val="008B051E"/>
    <w:rsid w:val="008B21A0"/>
    <w:rsid w:val="008B6D1D"/>
    <w:rsid w:val="008D099B"/>
    <w:rsid w:val="008D2DBC"/>
    <w:rsid w:val="008E1291"/>
    <w:rsid w:val="008F07E1"/>
    <w:rsid w:val="008F1194"/>
    <w:rsid w:val="008F1B62"/>
    <w:rsid w:val="008F5CA0"/>
    <w:rsid w:val="009048CC"/>
    <w:rsid w:val="00945DAF"/>
    <w:rsid w:val="00957A49"/>
    <w:rsid w:val="00974D93"/>
    <w:rsid w:val="00975F22"/>
    <w:rsid w:val="0099153E"/>
    <w:rsid w:val="00992356"/>
    <w:rsid w:val="009946FC"/>
    <w:rsid w:val="009A3488"/>
    <w:rsid w:val="009A4223"/>
    <w:rsid w:val="009A6A5B"/>
    <w:rsid w:val="009B2A0D"/>
    <w:rsid w:val="009C6BE3"/>
    <w:rsid w:val="00A04BB2"/>
    <w:rsid w:val="00A167F4"/>
    <w:rsid w:val="00A16F47"/>
    <w:rsid w:val="00A22CE2"/>
    <w:rsid w:val="00A27476"/>
    <w:rsid w:val="00A32202"/>
    <w:rsid w:val="00A36633"/>
    <w:rsid w:val="00A50D35"/>
    <w:rsid w:val="00A53288"/>
    <w:rsid w:val="00A5645D"/>
    <w:rsid w:val="00A605EF"/>
    <w:rsid w:val="00A61BD1"/>
    <w:rsid w:val="00A67F7C"/>
    <w:rsid w:val="00A75A07"/>
    <w:rsid w:val="00A80189"/>
    <w:rsid w:val="00A806B8"/>
    <w:rsid w:val="00A8085F"/>
    <w:rsid w:val="00A8587B"/>
    <w:rsid w:val="00AA0D84"/>
    <w:rsid w:val="00AA708A"/>
    <w:rsid w:val="00AC5D55"/>
    <w:rsid w:val="00AD35E7"/>
    <w:rsid w:val="00AE38DD"/>
    <w:rsid w:val="00AE55B6"/>
    <w:rsid w:val="00B076ED"/>
    <w:rsid w:val="00B158EB"/>
    <w:rsid w:val="00B213E8"/>
    <w:rsid w:val="00B4302E"/>
    <w:rsid w:val="00B56262"/>
    <w:rsid w:val="00B67A5C"/>
    <w:rsid w:val="00B84397"/>
    <w:rsid w:val="00BA3B5B"/>
    <w:rsid w:val="00BA74E1"/>
    <w:rsid w:val="00BB0A16"/>
    <w:rsid w:val="00BB56E0"/>
    <w:rsid w:val="00BC4441"/>
    <w:rsid w:val="00BC4E7F"/>
    <w:rsid w:val="00BD14AE"/>
    <w:rsid w:val="00BD3665"/>
    <w:rsid w:val="00BE118E"/>
    <w:rsid w:val="00BE2AF2"/>
    <w:rsid w:val="00C05DEC"/>
    <w:rsid w:val="00C373BB"/>
    <w:rsid w:val="00C5649A"/>
    <w:rsid w:val="00C57E15"/>
    <w:rsid w:val="00C72B62"/>
    <w:rsid w:val="00C83F5E"/>
    <w:rsid w:val="00C96B13"/>
    <w:rsid w:val="00CA1097"/>
    <w:rsid w:val="00CB1E49"/>
    <w:rsid w:val="00CB643C"/>
    <w:rsid w:val="00CF5255"/>
    <w:rsid w:val="00D00F95"/>
    <w:rsid w:val="00D10B17"/>
    <w:rsid w:val="00D111B9"/>
    <w:rsid w:val="00D125F8"/>
    <w:rsid w:val="00D169CE"/>
    <w:rsid w:val="00D24B87"/>
    <w:rsid w:val="00D26470"/>
    <w:rsid w:val="00D34DB9"/>
    <w:rsid w:val="00D37A42"/>
    <w:rsid w:val="00D37ABA"/>
    <w:rsid w:val="00D616C1"/>
    <w:rsid w:val="00D727C0"/>
    <w:rsid w:val="00D85188"/>
    <w:rsid w:val="00D94B59"/>
    <w:rsid w:val="00D95BDE"/>
    <w:rsid w:val="00DA0F1C"/>
    <w:rsid w:val="00DB3234"/>
    <w:rsid w:val="00DC5861"/>
    <w:rsid w:val="00DD1DC4"/>
    <w:rsid w:val="00DD5635"/>
    <w:rsid w:val="00DE54DB"/>
    <w:rsid w:val="00DF29E1"/>
    <w:rsid w:val="00E27373"/>
    <w:rsid w:val="00E27C91"/>
    <w:rsid w:val="00E4617A"/>
    <w:rsid w:val="00E470FF"/>
    <w:rsid w:val="00E706C1"/>
    <w:rsid w:val="00E87417"/>
    <w:rsid w:val="00EA40AC"/>
    <w:rsid w:val="00EA6EF1"/>
    <w:rsid w:val="00EB4291"/>
    <w:rsid w:val="00EB49A8"/>
    <w:rsid w:val="00EC4633"/>
    <w:rsid w:val="00EC7B07"/>
    <w:rsid w:val="00EE0D3C"/>
    <w:rsid w:val="00EE70D9"/>
    <w:rsid w:val="00EF1947"/>
    <w:rsid w:val="00EF6E38"/>
    <w:rsid w:val="00EF745D"/>
    <w:rsid w:val="00F02202"/>
    <w:rsid w:val="00F31854"/>
    <w:rsid w:val="00F37B28"/>
    <w:rsid w:val="00F44E38"/>
    <w:rsid w:val="00F52AAD"/>
    <w:rsid w:val="00F55ECA"/>
    <w:rsid w:val="00F6501A"/>
    <w:rsid w:val="00F7080C"/>
    <w:rsid w:val="00F923E3"/>
    <w:rsid w:val="00F97E69"/>
    <w:rsid w:val="00FA31D5"/>
    <w:rsid w:val="00FB7690"/>
    <w:rsid w:val="00FC259C"/>
    <w:rsid w:val="00FC44E8"/>
    <w:rsid w:val="00FE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9F0BF6D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99B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0B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991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15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15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153E"/>
    <w:rPr>
      <w:sz w:val="18"/>
      <w:szCs w:val="18"/>
    </w:rPr>
  </w:style>
  <w:style w:type="character" w:styleId="a7">
    <w:name w:val="Hyperlink"/>
    <w:basedOn w:val="a0"/>
    <w:uiPriority w:val="99"/>
    <w:unhideWhenUsed/>
    <w:rsid w:val="00881D8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81D80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3047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974D93"/>
    <w:rPr>
      <w:color w:val="808080"/>
    </w:rPr>
  </w:style>
  <w:style w:type="character" w:customStyle="1" w:styleId="20">
    <w:name w:val="标题 2 字符"/>
    <w:basedOn w:val="a0"/>
    <w:link w:val="2"/>
    <w:uiPriority w:val="9"/>
    <w:rsid w:val="000F0B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List Paragraph"/>
    <w:basedOn w:val="a"/>
    <w:uiPriority w:val="34"/>
    <w:qFormat/>
    <w:rsid w:val="00EF6E38"/>
    <w:pPr>
      <w:ind w:firstLineChars="200" w:firstLine="420"/>
    </w:pPr>
  </w:style>
  <w:style w:type="character" w:styleId="ac">
    <w:name w:val="Strong"/>
    <w:basedOn w:val="a0"/>
    <w:uiPriority w:val="22"/>
    <w:qFormat/>
    <w:rsid w:val="006F2895"/>
    <w:rPr>
      <w:b/>
      <w:bCs/>
    </w:rPr>
  </w:style>
  <w:style w:type="paragraph" w:styleId="ad">
    <w:name w:val="Normal (Web)"/>
    <w:basedOn w:val="a"/>
    <w:uiPriority w:val="99"/>
    <w:semiHidden/>
    <w:unhideWhenUsed/>
    <w:rsid w:val="006F289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csc.com/datasheet/lcsc_datasheet_2410121531_CXMT-CXDQ3A8AM-CJ-A_C20598569.pdf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lcsc.com/" TargetMode="External"/><Relationship Id="rId12" Type="http://schemas.openxmlformats.org/officeDocument/2006/relationships/hyperlink" Target="https://www.lcsc.com/datasheet/lcsc_datasheet_2410121605_CXMT-CXDB4CBAM-MK-A_C20598565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brary.techinsights.com/public/hg-asset/97c38cd6-27c0-489d-8bec-c7ac6ac0ac4b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662</Words>
  <Characters>3780</Characters>
  <Application>Microsoft Office Word</Application>
  <DocSecurity>0</DocSecurity>
  <Lines>31</Lines>
  <Paragraphs>8</Paragraphs>
  <ScaleCrop>false</ScaleCrop>
  <Company>USTC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289</cp:revision>
  <dcterms:created xsi:type="dcterms:W3CDTF">2020-02-24T11:55:00Z</dcterms:created>
  <dcterms:modified xsi:type="dcterms:W3CDTF">2025-03-18T09:51:00Z</dcterms:modified>
</cp:coreProperties>
</file>