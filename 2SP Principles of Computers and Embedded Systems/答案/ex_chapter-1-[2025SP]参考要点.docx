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2A528" w14:textId="77777777" w:rsidR="0002663A" w:rsidRPr="00375C7E" w:rsidRDefault="00C07A38" w:rsidP="00375C7E">
      <w:pPr>
        <w:pStyle w:val="1"/>
      </w:pPr>
      <w:r w:rsidRPr="00375C7E">
        <w:rPr>
          <w:rFonts w:hint="eastAsia"/>
        </w:rPr>
        <w:t>第1章作业</w:t>
      </w:r>
    </w:p>
    <w:p w14:paraId="54430FC4" w14:textId="77777777" w:rsidR="00E338FE" w:rsidRPr="00F813F1" w:rsidRDefault="00E338FE" w:rsidP="00C07A38">
      <w:pPr>
        <w:pStyle w:val="190"/>
        <w:ind w:left="473" w:hanging="368"/>
        <w:rPr>
          <w:bCs/>
          <w:szCs w:val="21"/>
        </w:rPr>
      </w:pPr>
    </w:p>
    <w:p w14:paraId="0F2C2057" w14:textId="77777777" w:rsidR="00C07A38" w:rsidRPr="00ED4B86" w:rsidRDefault="00C07A38" w:rsidP="00C07A38">
      <w:pPr>
        <w:pStyle w:val="190"/>
        <w:ind w:left="473" w:hanging="368"/>
        <w:rPr>
          <w:bCs/>
          <w:szCs w:val="21"/>
        </w:rPr>
      </w:pPr>
      <w:r w:rsidRPr="00ED4B86">
        <w:rPr>
          <w:rFonts w:hint="eastAsia"/>
          <w:bCs/>
          <w:szCs w:val="21"/>
        </w:rPr>
        <w:t xml:space="preserve">1.5 </w:t>
      </w:r>
      <w:r w:rsidRPr="00ED4B86">
        <w:rPr>
          <w:rFonts w:hint="eastAsia"/>
          <w:bCs/>
          <w:szCs w:val="21"/>
        </w:rPr>
        <w:t>将下列</w:t>
      </w:r>
      <w:r w:rsidRPr="00ED4B86">
        <w:rPr>
          <w:rFonts w:hint="eastAsia"/>
          <w:bCs/>
          <w:szCs w:val="21"/>
        </w:rPr>
        <w:t>16</w:t>
      </w:r>
      <w:r w:rsidRPr="00ED4B86">
        <w:rPr>
          <w:rFonts w:hint="eastAsia"/>
          <w:bCs/>
          <w:szCs w:val="21"/>
        </w:rPr>
        <w:t>进制数转换为</w:t>
      </w:r>
      <w:r w:rsidRPr="00ED4B86">
        <w:rPr>
          <w:rFonts w:hint="eastAsia"/>
          <w:bCs/>
          <w:szCs w:val="21"/>
        </w:rPr>
        <w:t>10</w:t>
      </w:r>
      <w:r w:rsidRPr="00ED4B86">
        <w:rPr>
          <w:rFonts w:hint="eastAsia"/>
          <w:bCs/>
          <w:szCs w:val="21"/>
        </w:rPr>
        <w:t>进制数，将</w:t>
      </w:r>
      <w:r w:rsidRPr="00ED4B86">
        <w:rPr>
          <w:rFonts w:hint="eastAsia"/>
          <w:bCs/>
          <w:szCs w:val="21"/>
        </w:rPr>
        <w:t>10</w:t>
      </w:r>
      <w:r w:rsidRPr="00ED4B86">
        <w:rPr>
          <w:rFonts w:hint="eastAsia"/>
          <w:bCs/>
          <w:szCs w:val="21"/>
        </w:rPr>
        <w:t>进制数转换成</w:t>
      </w:r>
      <w:r w:rsidRPr="00ED4B86">
        <w:rPr>
          <w:rFonts w:hint="eastAsia"/>
          <w:bCs/>
          <w:szCs w:val="21"/>
        </w:rPr>
        <w:t>16</w:t>
      </w:r>
      <w:r w:rsidRPr="00ED4B86">
        <w:rPr>
          <w:rFonts w:hint="eastAsia"/>
          <w:bCs/>
          <w:szCs w:val="21"/>
        </w:rPr>
        <w:t>进制数</w:t>
      </w:r>
    </w:p>
    <w:p w14:paraId="2AE14FE5" w14:textId="77777777" w:rsidR="00C07A38" w:rsidRDefault="00C07A38" w:rsidP="00C07A38">
      <w:pPr>
        <w:pStyle w:val="19"/>
        <w:rPr>
          <w:bCs/>
          <w:szCs w:val="21"/>
        </w:rPr>
      </w:pPr>
      <w:r w:rsidRPr="00ED4B86">
        <w:rPr>
          <w:rFonts w:hint="eastAsia"/>
          <w:bCs/>
          <w:szCs w:val="21"/>
        </w:rPr>
        <w:t>789AH</w:t>
      </w:r>
      <w:r w:rsidRPr="00ED4B86">
        <w:rPr>
          <w:rFonts w:hint="eastAsia"/>
          <w:bCs/>
          <w:szCs w:val="21"/>
        </w:rPr>
        <w:t>，</w:t>
      </w:r>
      <w:r w:rsidRPr="00ED4B86">
        <w:rPr>
          <w:rFonts w:hint="eastAsia"/>
          <w:bCs/>
          <w:szCs w:val="21"/>
        </w:rPr>
        <w:t>0CEFH</w:t>
      </w:r>
      <w:r w:rsidRPr="00ED4B86">
        <w:rPr>
          <w:rFonts w:hint="eastAsia"/>
          <w:bCs/>
          <w:szCs w:val="21"/>
        </w:rPr>
        <w:t>，</w:t>
      </w:r>
      <w:r w:rsidRPr="00ED4B86">
        <w:rPr>
          <w:rFonts w:hint="eastAsia"/>
          <w:bCs/>
          <w:szCs w:val="21"/>
        </w:rPr>
        <w:t>1234D</w:t>
      </w:r>
      <w:r w:rsidRPr="00ED4B86">
        <w:rPr>
          <w:rFonts w:hint="eastAsia"/>
          <w:bCs/>
          <w:szCs w:val="21"/>
        </w:rPr>
        <w:t>，</w:t>
      </w:r>
      <w:r w:rsidRPr="00ED4B86">
        <w:rPr>
          <w:rFonts w:hint="eastAsia"/>
          <w:bCs/>
          <w:szCs w:val="21"/>
        </w:rPr>
        <w:t>7890D</w:t>
      </w:r>
    </w:p>
    <w:p w14:paraId="4941AF71" w14:textId="77777777" w:rsidR="0020224B" w:rsidRPr="003A4726" w:rsidRDefault="0020224B" w:rsidP="0020224B">
      <w:pPr>
        <w:pStyle w:val="19"/>
        <w:spacing w:line="240" w:lineRule="auto"/>
        <w:ind w:leftChars="0" w:hanging="473"/>
        <w:rPr>
          <w:bCs/>
          <w:color w:val="0070C0"/>
          <w:szCs w:val="21"/>
        </w:rPr>
      </w:pPr>
      <w:r w:rsidRPr="003A4726">
        <w:rPr>
          <w:rFonts w:hint="eastAsia"/>
          <w:bCs/>
          <w:color w:val="0070C0"/>
          <w:szCs w:val="21"/>
        </w:rPr>
        <w:t>[</w:t>
      </w:r>
      <w:r w:rsidRPr="003A4726">
        <w:rPr>
          <w:rFonts w:hint="eastAsia"/>
          <w:bCs/>
          <w:color w:val="0070C0"/>
          <w:szCs w:val="21"/>
        </w:rPr>
        <w:t>解析</w:t>
      </w:r>
      <w:r w:rsidRPr="003A4726">
        <w:rPr>
          <w:rFonts w:hint="eastAsia"/>
          <w:bCs/>
          <w:color w:val="0070C0"/>
          <w:szCs w:val="21"/>
        </w:rPr>
        <w:t>] 789AH=30874D 0CEFH=3311D 1234D=4D2H 7890D=1ED2H</w:t>
      </w:r>
    </w:p>
    <w:p w14:paraId="75473ED0" w14:textId="77777777" w:rsidR="0020224B" w:rsidRPr="0020224B" w:rsidRDefault="0020224B" w:rsidP="0020224B">
      <w:pPr>
        <w:pStyle w:val="19"/>
        <w:ind w:leftChars="0" w:left="0"/>
        <w:rPr>
          <w:bCs/>
          <w:szCs w:val="21"/>
        </w:rPr>
      </w:pPr>
    </w:p>
    <w:p w14:paraId="20C2D710" w14:textId="77777777" w:rsidR="00C07A38" w:rsidRPr="00ED4B86" w:rsidRDefault="00C07A38" w:rsidP="00C07A38">
      <w:pPr>
        <w:pStyle w:val="190"/>
        <w:ind w:left="473" w:hanging="368"/>
        <w:rPr>
          <w:bCs/>
          <w:szCs w:val="21"/>
        </w:rPr>
      </w:pPr>
      <w:r w:rsidRPr="00ED4B86">
        <w:rPr>
          <w:rFonts w:hint="eastAsia"/>
          <w:bCs/>
          <w:szCs w:val="21"/>
        </w:rPr>
        <w:t xml:space="preserve">1.6 </w:t>
      </w:r>
      <w:r w:rsidRPr="00ED4B86">
        <w:rPr>
          <w:rFonts w:hint="eastAsia"/>
          <w:bCs/>
          <w:szCs w:val="21"/>
        </w:rPr>
        <w:t>将下列</w:t>
      </w:r>
      <w:r w:rsidRPr="00ED4B86">
        <w:rPr>
          <w:rFonts w:hint="eastAsia"/>
          <w:bCs/>
          <w:szCs w:val="21"/>
        </w:rPr>
        <w:t>10</w:t>
      </w:r>
      <w:r w:rsidRPr="00ED4B86">
        <w:rPr>
          <w:rFonts w:hint="eastAsia"/>
          <w:bCs/>
          <w:szCs w:val="21"/>
        </w:rPr>
        <w:t>进制数转换成</w:t>
      </w:r>
      <w:r w:rsidRPr="00ED4B86">
        <w:rPr>
          <w:rFonts w:hint="eastAsia"/>
          <w:bCs/>
          <w:szCs w:val="21"/>
        </w:rPr>
        <w:t>8</w:t>
      </w:r>
      <w:r w:rsidRPr="00ED4B86">
        <w:rPr>
          <w:rFonts w:hint="eastAsia"/>
          <w:bCs/>
          <w:szCs w:val="21"/>
        </w:rPr>
        <w:t>位二进制补码：</w:t>
      </w:r>
    </w:p>
    <w:p w14:paraId="6DC1569A" w14:textId="77777777" w:rsidR="00C07A38" w:rsidRDefault="00C07A38" w:rsidP="00C07A38">
      <w:pPr>
        <w:pStyle w:val="19"/>
        <w:rPr>
          <w:bCs/>
          <w:szCs w:val="21"/>
        </w:rPr>
      </w:pPr>
      <w:r w:rsidRPr="00ED4B86">
        <w:rPr>
          <w:rFonts w:hint="eastAsia"/>
          <w:bCs/>
          <w:szCs w:val="21"/>
        </w:rPr>
        <w:t>19</w:t>
      </w:r>
      <w:r w:rsidRPr="00ED4B86">
        <w:rPr>
          <w:rFonts w:hint="eastAsia"/>
          <w:bCs/>
          <w:szCs w:val="21"/>
        </w:rPr>
        <w:t>，</w:t>
      </w:r>
      <w:r w:rsidRPr="00ED4B86">
        <w:rPr>
          <w:rFonts w:hint="eastAsia"/>
          <w:bCs/>
          <w:szCs w:val="21"/>
        </w:rPr>
        <w:t>63</w:t>
      </w:r>
      <w:r w:rsidRPr="00ED4B86">
        <w:rPr>
          <w:rFonts w:hint="eastAsia"/>
          <w:bCs/>
          <w:szCs w:val="21"/>
        </w:rPr>
        <w:t>，–</w:t>
      </w:r>
      <w:r w:rsidRPr="00ED4B86">
        <w:rPr>
          <w:rFonts w:hint="eastAsia"/>
          <w:bCs/>
          <w:szCs w:val="21"/>
        </w:rPr>
        <w:t>1</w:t>
      </w:r>
      <w:r w:rsidRPr="00ED4B86">
        <w:rPr>
          <w:rFonts w:hint="eastAsia"/>
          <w:bCs/>
          <w:szCs w:val="21"/>
        </w:rPr>
        <w:t>，–</w:t>
      </w:r>
      <w:r w:rsidRPr="00ED4B86">
        <w:rPr>
          <w:rFonts w:hint="eastAsia"/>
          <w:bCs/>
          <w:szCs w:val="21"/>
        </w:rPr>
        <w:t>44</w:t>
      </w:r>
      <w:r w:rsidRPr="00ED4B86">
        <w:rPr>
          <w:rFonts w:hint="eastAsia"/>
          <w:bCs/>
          <w:szCs w:val="21"/>
        </w:rPr>
        <w:t>，</w:t>
      </w:r>
      <w:r w:rsidRPr="00ED4B86">
        <w:rPr>
          <w:rFonts w:hint="eastAsia"/>
          <w:bCs/>
          <w:szCs w:val="21"/>
        </w:rPr>
        <w:t>127</w:t>
      </w:r>
      <w:r w:rsidRPr="00ED4B86">
        <w:rPr>
          <w:rFonts w:hint="eastAsia"/>
          <w:bCs/>
          <w:szCs w:val="21"/>
        </w:rPr>
        <w:t>，–</w:t>
      </w:r>
      <w:r w:rsidRPr="00ED4B86">
        <w:rPr>
          <w:rFonts w:hint="eastAsia"/>
          <w:bCs/>
          <w:szCs w:val="21"/>
        </w:rPr>
        <w:t>127</w:t>
      </w:r>
    </w:p>
    <w:p w14:paraId="1BA91819" w14:textId="77777777" w:rsidR="003A4726" w:rsidRPr="003A4726" w:rsidRDefault="003A4726" w:rsidP="003A4726">
      <w:pPr>
        <w:pStyle w:val="19"/>
        <w:ind w:leftChars="0" w:hanging="473"/>
        <w:rPr>
          <w:bCs/>
          <w:color w:val="0070C0"/>
          <w:szCs w:val="21"/>
        </w:rPr>
      </w:pPr>
      <w:r w:rsidRPr="003A4726">
        <w:rPr>
          <w:rFonts w:hint="eastAsia"/>
          <w:bCs/>
          <w:color w:val="0070C0"/>
          <w:szCs w:val="21"/>
        </w:rPr>
        <w:t>[</w:t>
      </w:r>
      <w:r w:rsidRPr="003A4726">
        <w:rPr>
          <w:rFonts w:hint="eastAsia"/>
          <w:bCs/>
          <w:color w:val="0070C0"/>
          <w:szCs w:val="21"/>
        </w:rPr>
        <w:t>解析</w:t>
      </w:r>
      <w:r w:rsidRPr="003A4726">
        <w:rPr>
          <w:rFonts w:hint="eastAsia"/>
          <w:bCs/>
          <w:color w:val="0070C0"/>
          <w:szCs w:val="21"/>
        </w:rPr>
        <w:t xml:space="preserve">] </w:t>
      </w:r>
      <w:r w:rsidRPr="003A4726">
        <w:rPr>
          <w:rFonts w:hint="eastAsia"/>
          <w:bCs/>
          <w:color w:val="0070C0"/>
          <w:szCs w:val="21"/>
        </w:rPr>
        <w:tab/>
        <w:t>19=00010011</w:t>
      </w:r>
      <w:r w:rsidRPr="003A4726">
        <w:rPr>
          <w:rFonts w:hint="eastAsia"/>
          <w:bCs/>
          <w:color w:val="0070C0"/>
          <w:szCs w:val="21"/>
        </w:rPr>
        <w:t>原</w:t>
      </w:r>
      <w:r w:rsidRPr="003A4726">
        <w:rPr>
          <w:rFonts w:hint="eastAsia"/>
          <w:bCs/>
          <w:color w:val="0070C0"/>
          <w:szCs w:val="21"/>
        </w:rPr>
        <w:t>=00010011</w:t>
      </w:r>
      <w:r w:rsidRPr="003A4726">
        <w:rPr>
          <w:rFonts w:hint="eastAsia"/>
          <w:bCs/>
          <w:color w:val="0070C0"/>
          <w:szCs w:val="21"/>
        </w:rPr>
        <w:t>补</w:t>
      </w:r>
    </w:p>
    <w:p w14:paraId="410E454F" w14:textId="77777777" w:rsidR="003A4726" w:rsidRPr="003A4726" w:rsidRDefault="003A4726" w:rsidP="003A4726">
      <w:pPr>
        <w:pStyle w:val="19"/>
        <w:ind w:leftChars="0" w:hanging="473"/>
        <w:rPr>
          <w:bCs/>
          <w:color w:val="0070C0"/>
          <w:szCs w:val="21"/>
        </w:rPr>
      </w:pPr>
      <w:r w:rsidRPr="003A4726">
        <w:rPr>
          <w:rFonts w:hint="eastAsia"/>
          <w:bCs/>
          <w:color w:val="0070C0"/>
          <w:szCs w:val="21"/>
        </w:rPr>
        <w:t>63=00111111</w:t>
      </w:r>
      <w:r w:rsidRPr="003A4726">
        <w:rPr>
          <w:rFonts w:hint="eastAsia"/>
          <w:bCs/>
          <w:color w:val="0070C0"/>
          <w:szCs w:val="21"/>
        </w:rPr>
        <w:t>原</w:t>
      </w:r>
      <w:r w:rsidRPr="003A4726">
        <w:rPr>
          <w:rFonts w:hint="eastAsia"/>
          <w:bCs/>
          <w:color w:val="0070C0"/>
          <w:szCs w:val="21"/>
        </w:rPr>
        <w:t>=00111111</w:t>
      </w:r>
      <w:r w:rsidRPr="003A4726">
        <w:rPr>
          <w:rFonts w:hint="eastAsia"/>
          <w:bCs/>
          <w:color w:val="0070C0"/>
          <w:szCs w:val="21"/>
        </w:rPr>
        <w:t>补</w:t>
      </w:r>
    </w:p>
    <w:p w14:paraId="5B85B373" w14:textId="77777777" w:rsidR="003A4726" w:rsidRPr="003A4726" w:rsidRDefault="003A4726" w:rsidP="003A4726">
      <w:pPr>
        <w:pStyle w:val="19"/>
        <w:ind w:leftChars="0" w:hanging="473"/>
        <w:rPr>
          <w:bCs/>
          <w:color w:val="0070C0"/>
          <w:szCs w:val="21"/>
        </w:rPr>
      </w:pPr>
      <w:r w:rsidRPr="003A4726">
        <w:rPr>
          <w:rFonts w:hint="eastAsia"/>
          <w:bCs/>
          <w:color w:val="0070C0"/>
          <w:szCs w:val="21"/>
        </w:rPr>
        <w:t>-1=10000001</w:t>
      </w:r>
      <w:r w:rsidRPr="003A4726">
        <w:rPr>
          <w:rFonts w:hint="eastAsia"/>
          <w:bCs/>
          <w:color w:val="0070C0"/>
          <w:szCs w:val="21"/>
        </w:rPr>
        <w:t>原</w:t>
      </w:r>
      <w:r w:rsidRPr="003A4726">
        <w:rPr>
          <w:rFonts w:hint="eastAsia"/>
          <w:bCs/>
          <w:color w:val="0070C0"/>
          <w:szCs w:val="21"/>
        </w:rPr>
        <w:t>=11111111</w:t>
      </w:r>
      <w:r w:rsidRPr="003A4726">
        <w:rPr>
          <w:rFonts w:hint="eastAsia"/>
          <w:bCs/>
          <w:color w:val="0070C0"/>
          <w:szCs w:val="21"/>
        </w:rPr>
        <w:t>补</w:t>
      </w:r>
    </w:p>
    <w:p w14:paraId="3342351E" w14:textId="77777777" w:rsidR="003A4726" w:rsidRPr="003A4726" w:rsidRDefault="003A4726" w:rsidP="003A4726">
      <w:pPr>
        <w:pStyle w:val="19"/>
        <w:ind w:leftChars="0" w:hanging="473"/>
        <w:rPr>
          <w:bCs/>
          <w:color w:val="0070C0"/>
          <w:szCs w:val="21"/>
        </w:rPr>
      </w:pPr>
      <w:r w:rsidRPr="003A4726">
        <w:rPr>
          <w:rFonts w:hint="eastAsia"/>
          <w:bCs/>
          <w:color w:val="0070C0"/>
          <w:szCs w:val="21"/>
        </w:rPr>
        <w:t>-44=10101100</w:t>
      </w:r>
      <w:r w:rsidRPr="003A4726">
        <w:rPr>
          <w:rFonts w:hint="eastAsia"/>
          <w:bCs/>
          <w:color w:val="0070C0"/>
          <w:szCs w:val="21"/>
        </w:rPr>
        <w:t>原</w:t>
      </w:r>
      <w:r w:rsidRPr="003A4726">
        <w:rPr>
          <w:rFonts w:hint="eastAsia"/>
          <w:bCs/>
          <w:color w:val="0070C0"/>
          <w:szCs w:val="21"/>
        </w:rPr>
        <w:t>=11010100</w:t>
      </w:r>
      <w:r w:rsidRPr="003A4726">
        <w:rPr>
          <w:rFonts w:hint="eastAsia"/>
          <w:bCs/>
          <w:color w:val="0070C0"/>
          <w:szCs w:val="21"/>
        </w:rPr>
        <w:t>补</w:t>
      </w:r>
    </w:p>
    <w:p w14:paraId="0DFCA0C9" w14:textId="77777777" w:rsidR="003A4726" w:rsidRPr="003A4726" w:rsidRDefault="003A4726" w:rsidP="003A4726">
      <w:pPr>
        <w:pStyle w:val="19"/>
        <w:ind w:leftChars="0" w:hanging="473"/>
        <w:rPr>
          <w:bCs/>
          <w:color w:val="0070C0"/>
          <w:szCs w:val="21"/>
        </w:rPr>
      </w:pPr>
      <w:r w:rsidRPr="003A4726">
        <w:rPr>
          <w:rFonts w:hint="eastAsia"/>
          <w:bCs/>
          <w:color w:val="0070C0"/>
          <w:szCs w:val="21"/>
        </w:rPr>
        <w:t>127=01111111</w:t>
      </w:r>
      <w:r w:rsidRPr="003A4726">
        <w:rPr>
          <w:rFonts w:hint="eastAsia"/>
          <w:bCs/>
          <w:color w:val="0070C0"/>
          <w:szCs w:val="21"/>
        </w:rPr>
        <w:t>原</w:t>
      </w:r>
      <w:r w:rsidRPr="003A4726">
        <w:rPr>
          <w:rFonts w:hint="eastAsia"/>
          <w:bCs/>
          <w:color w:val="0070C0"/>
          <w:szCs w:val="21"/>
        </w:rPr>
        <w:t>=01111111</w:t>
      </w:r>
      <w:r w:rsidRPr="003A4726">
        <w:rPr>
          <w:rFonts w:hint="eastAsia"/>
          <w:bCs/>
          <w:color w:val="0070C0"/>
          <w:szCs w:val="21"/>
        </w:rPr>
        <w:t>补</w:t>
      </w:r>
    </w:p>
    <w:p w14:paraId="2FB0ED2D" w14:textId="77777777" w:rsidR="003A4726" w:rsidRPr="003A4726" w:rsidRDefault="003A4726" w:rsidP="003A4726">
      <w:pPr>
        <w:pStyle w:val="19"/>
        <w:ind w:leftChars="0" w:hanging="473"/>
        <w:rPr>
          <w:bCs/>
          <w:color w:val="0070C0"/>
          <w:szCs w:val="21"/>
        </w:rPr>
      </w:pPr>
      <w:r w:rsidRPr="003A4726">
        <w:rPr>
          <w:rFonts w:hint="eastAsia"/>
          <w:bCs/>
          <w:color w:val="0070C0"/>
          <w:szCs w:val="21"/>
        </w:rPr>
        <w:t>-127=11111111</w:t>
      </w:r>
      <w:r w:rsidRPr="003A4726">
        <w:rPr>
          <w:rFonts w:hint="eastAsia"/>
          <w:bCs/>
          <w:color w:val="0070C0"/>
          <w:szCs w:val="21"/>
        </w:rPr>
        <w:t>原</w:t>
      </w:r>
      <w:r w:rsidRPr="003A4726">
        <w:rPr>
          <w:rFonts w:hint="eastAsia"/>
          <w:bCs/>
          <w:color w:val="0070C0"/>
          <w:szCs w:val="21"/>
        </w:rPr>
        <w:t>=10000001</w:t>
      </w:r>
      <w:r w:rsidRPr="003A4726">
        <w:rPr>
          <w:rFonts w:hint="eastAsia"/>
          <w:bCs/>
          <w:color w:val="0070C0"/>
          <w:szCs w:val="21"/>
        </w:rPr>
        <w:t>补</w:t>
      </w:r>
    </w:p>
    <w:p w14:paraId="784FEB48" w14:textId="77777777" w:rsidR="0020224B" w:rsidRDefault="0020224B" w:rsidP="0020224B">
      <w:pPr>
        <w:pStyle w:val="19"/>
        <w:ind w:leftChars="0" w:left="0"/>
        <w:rPr>
          <w:bCs/>
          <w:szCs w:val="21"/>
        </w:rPr>
      </w:pPr>
    </w:p>
    <w:p w14:paraId="484F90DB" w14:textId="77777777" w:rsidR="0020224B" w:rsidRPr="00ED4B86" w:rsidRDefault="0020224B" w:rsidP="0020224B">
      <w:pPr>
        <w:pStyle w:val="19"/>
        <w:ind w:leftChars="0" w:left="0"/>
        <w:rPr>
          <w:bCs/>
          <w:szCs w:val="21"/>
        </w:rPr>
      </w:pPr>
    </w:p>
    <w:p w14:paraId="2D245153" w14:textId="77777777" w:rsidR="00C07A38" w:rsidRPr="00ED4B86" w:rsidRDefault="00C07A38" w:rsidP="00C07A38">
      <w:pPr>
        <w:pStyle w:val="190"/>
        <w:ind w:left="473" w:hanging="368"/>
        <w:rPr>
          <w:bCs/>
          <w:szCs w:val="21"/>
        </w:rPr>
      </w:pPr>
      <w:r w:rsidRPr="00ED4B86">
        <w:rPr>
          <w:rFonts w:hint="eastAsia"/>
          <w:bCs/>
          <w:szCs w:val="21"/>
        </w:rPr>
        <w:t xml:space="preserve">1.8 </w:t>
      </w:r>
      <w:r w:rsidRPr="00ED4B86">
        <w:rPr>
          <w:rFonts w:hint="eastAsia"/>
          <w:bCs/>
          <w:szCs w:val="21"/>
        </w:rPr>
        <w:t>已知：</w:t>
      </w:r>
    </w:p>
    <w:p w14:paraId="6550AEE6" w14:textId="77777777" w:rsidR="00C07A38" w:rsidRPr="00ED4B86" w:rsidRDefault="00C07A38" w:rsidP="00C07A38">
      <w:pPr>
        <w:pStyle w:val="19"/>
        <w:rPr>
          <w:bCs/>
          <w:szCs w:val="21"/>
        </w:rPr>
      </w:pPr>
      <w:r w:rsidRPr="00ED4B86">
        <w:rPr>
          <w:rFonts w:hint="eastAsia"/>
          <w:bCs/>
          <w:szCs w:val="21"/>
        </w:rPr>
        <w:t>1</w:t>
      </w:r>
      <w:r w:rsidRPr="00ED4B86">
        <w:rPr>
          <w:rFonts w:hint="eastAsia"/>
          <w:bCs/>
          <w:szCs w:val="21"/>
        </w:rPr>
        <w:t>）</w:t>
      </w:r>
      <w:r w:rsidRPr="00ED4B86">
        <w:rPr>
          <w:rFonts w:hint="eastAsia"/>
          <w:bCs/>
          <w:szCs w:val="21"/>
        </w:rPr>
        <w:t>[</w:t>
      </w:r>
      <w:r w:rsidRPr="00ED4B86">
        <w:rPr>
          <w:rFonts w:hint="eastAsia"/>
          <w:bCs/>
          <w:i/>
          <w:szCs w:val="21"/>
        </w:rPr>
        <w:t>x</w:t>
      </w:r>
      <w:r w:rsidRPr="00ED4B86">
        <w:rPr>
          <w:rFonts w:hint="eastAsia"/>
          <w:bCs/>
          <w:szCs w:val="21"/>
          <w:vertAlign w:val="subscript"/>
        </w:rPr>
        <w:t>1</w:t>
      </w:r>
      <w:r w:rsidRPr="00ED4B86">
        <w:rPr>
          <w:rFonts w:hint="eastAsia"/>
          <w:bCs/>
          <w:szCs w:val="21"/>
        </w:rPr>
        <w:t>]</w:t>
      </w:r>
      <w:r w:rsidRPr="00ED4B86">
        <w:rPr>
          <w:rFonts w:hint="eastAsia"/>
          <w:bCs/>
          <w:szCs w:val="21"/>
          <w:vertAlign w:val="subscript"/>
        </w:rPr>
        <w:t>补</w:t>
      </w:r>
      <w:r w:rsidRPr="00ED4B86">
        <w:rPr>
          <w:rFonts w:hint="eastAsia"/>
          <w:bCs/>
          <w:szCs w:val="21"/>
        </w:rPr>
        <w:t>=0000 0001</w:t>
      </w:r>
      <w:r w:rsidRPr="00ED4B86">
        <w:rPr>
          <w:rFonts w:hint="eastAsia"/>
          <w:bCs/>
          <w:szCs w:val="21"/>
        </w:rPr>
        <w:t>，</w:t>
      </w:r>
      <w:r w:rsidRPr="00ED4B86">
        <w:rPr>
          <w:rFonts w:hint="eastAsia"/>
          <w:bCs/>
          <w:szCs w:val="21"/>
        </w:rPr>
        <w:t>[</w:t>
      </w:r>
      <w:r w:rsidRPr="00ED4B86">
        <w:rPr>
          <w:rFonts w:hint="eastAsia"/>
          <w:bCs/>
          <w:i/>
          <w:szCs w:val="21"/>
        </w:rPr>
        <w:t>y</w:t>
      </w:r>
      <w:r w:rsidRPr="00ED4B86">
        <w:rPr>
          <w:rFonts w:hint="eastAsia"/>
          <w:bCs/>
          <w:szCs w:val="21"/>
          <w:vertAlign w:val="subscript"/>
        </w:rPr>
        <w:t>1</w:t>
      </w:r>
      <w:r w:rsidRPr="00ED4B86">
        <w:rPr>
          <w:rFonts w:hint="eastAsia"/>
          <w:bCs/>
          <w:szCs w:val="21"/>
        </w:rPr>
        <w:t>]</w:t>
      </w:r>
      <w:r w:rsidRPr="00ED4B86">
        <w:rPr>
          <w:rFonts w:hint="eastAsia"/>
          <w:bCs/>
          <w:szCs w:val="21"/>
          <w:vertAlign w:val="subscript"/>
        </w:rPr>
        <w:t>补</w:t>
      </w:r>
      <w:r w:rsidRPr="00ED4B86">
        <w:rPr>
          <w:rFonts w:hint="eastAsia"/>
          <w:bCs/>
          <w:szCs w:val="21"/>
        </w:rPr>
        <w:t>=1111 1111</w:t>
      </w:r>
    </w:p>
    <w:p w14:paraId="63528DE9" w14:textId="77777777" w:rsidR="00C07A38" w:rsidRPr="00ED4B86" w:rsidRDefault="00C07A38" w:rsidP="00C07A38">
      <w:pPr>
        <w:pStyle w:val="19"/>
        <w:rPr>
          <w:bCs/>
          <w:szCs w:val="21"/>
        </w:rPr>
      </w:pPr>
      <w:r w:rsidRPr="00ED4B86">
        <w:rPr>
          <w:rFonts w:hint="eastAsia"/>
          <w:bCs/>
          <w:szCs w:val="21"/>
        </w:rPr>
        <w:t>2</w:t>
      </w:r>
      <w:r w:rsidRPr="00ED4B86">
        <w:rPr>
          <w:rFonts w:hint="eastAsia"/>
          <w:bCs/>
          <w:szCs w:val="21"/>
        </w:rPr>
        <w:t>）</w:t>
      </w:r>
      <w:r w:rsidRPr="00ED4B86">
        <w:rPr>
          <w:rFonts w:hint="eastAsia"/>
          <w:bCs/>
          <w:szCs w:val="21"/>
        </w:rPr>
        <w:t>[</w:t>
      </w:r>
      <w:r w:rsidRPr="00ED4B86">
        <w:rPr>
          <w:rFonts w:hint="eastAsia"/>
          <w:bCs/>
          <w:i/>
          <w:szCs w:val="21"/>
        </w:rPr>
        <w:t>x</w:t>
      </w:r>
      <w:r w:rsidRPr="00ED4B86">
        <w:rPr>
          <w:rFonts w:hint="eastAsia"/>
          <w:bCs/>
          <w:szCs w:val="21"/>
          <w:vertAlign w:val="subscript"/>
        </w:rPr>
        <w:t>2</w:t>
      </w:r>
      <w:r w:rsidRPr="00ED4B86">
        <w:rPr>
          <w:rFonts w:hint="eastAsia"/>
          <w:bCs/>
          <w:szCs w:val="21"/>
        </w:rPr>
        <w:t>]</w:t>
      </w:r>
      <w:r w:rsidRPr="00ED4B86">
        <w:rPr>
          <w:rFonts w:hint="eastAsia"/>
          <w:bCs/>
          <w:szCs w:val="21"/>
          <w:vertAlign w:val="subscript"/>
        </w:rPr>
        <w:t>补</w:t>
      </w:r>
      <w:r w:rsidRPr="00ED4B86">
        <w:rPr>
          <w:rFonts w:hint="eastAsia"/>
          <w:bCs/>
          <w:szCs w:val="21"/>
        </w:rPr>
        <w:t>=0101 1110</w:t>
      </w:r>
      <w:r w:rsidRPr="00ED4B86">
        <w:rPr>
          <w:rFonts w:hint="eastAsia"/>
          <w:bCs/>
          <w:szCs w:val="21"/>
        </w:rPr>
        <w:t>，</w:t>
      </w:r>
      <w:r w:rsidRPr="00ED4B86">
        <w:rPr>
          <w:rFonts w:hint="eastAsia"/>
          <w:bCs/>
          <w:szCs w:val="21"/>
        </w:rPr>
        <w:t>[</w:t>
      </w:r>
      <w:r w:rsidRPr="00ED4B86">
        <w:rPr>
          <w:rFonts w:hint="eastAsia"/>
          <w:bCs/>
          <w:i/>
          <w:iCs/>
          <w:szCs w:val="21"/>
        </w:rPr>
        <w:t>y</w:t>
      </w:r>
      <w:r w:rsidRPr="00ED4B86">
        <w:rPr>
          <w:rFonts w:hint="eastAsia"/>
          <w:bCs/>
          <w:szCs w:val="21"/>
          <w:vertAlign w:val="subscript"/>
        </w:rPr>
        <w:t>2</w:t>
      </w:r>
      <w:r w:rsidRPr="00ED4B86">
        <w:rPr>
          <w:rFonts w:hint="eastAsia"/>
          <w:bCs/>
          <w:szCs w:val="21"/>
        </w:rPr>
        <w:t>]</w:t>
      </w:r>
      <w:r w:rsidRPr="00ED4B86">
        <w:rPr>
          <w:rFonts w:hint="eastAsia"/>
          <w:bCs/>
          <w:szCs w:val="21"/>
          <w:vertAlign w:val="subscript"/>
        </w:rPr>
        <w:t>补</w:t>
      </w:r>
      <w:r w:rsidRPr="00ED4B86">
        <w:rPr>
          <w:rFonts w:hint="eastAsia"/>
          <w:bCs/>
          <w:szCs w:val="21"/>
        </w:rPr>
        <w:t>=0011 0111</w:t>
      </w:r>
    </w:p>
    <w:p w14:paraId="711B141C" w14:textId="77777777" w:rsidR="00C07A38" w:rsidRPr="00ED4B86" w:rsidRDefault="00C07A38" w:rsidP="00C07A38">
      <w:pPr>
        <w:pStyle w:val="19"/>
        <w:rPr>
          <w:bCs/>
          <w:szCs w:val="21"/>
        </w:rPr>
      </w:pPr>
      <w:r w:rsidRPr="00ED4B86">
        <w:rPr>
          <w:rFonts w:hint="eastAsia"/>
          <w:bCs/>
          <w:szCs w:val="21"/>
        </w:rPr>
        <w:t>3</w:t>
      </w:r>
      <w:r w:rsidRPr="00ED4B86">
        <w:rPr>
          <w:rFonts w:hint="eastAsia"/>
          <w:bCs/>
          <w:szCs w:val="21"/>
        </w:rPr>
        <w:t>）</w:t>
      </w:r>
      <w:r w:rsidRPr="00ED4B86">
        <w:rPr>
          <w:rFonts w:hint="eastAsia"/>
          <w:bCs/>
          <w:szCs w:val="21"/>
        </w:rPr>
        <w:t>[</w:t>
      </w:r>
      <w:r w:rsidRPr="00ED4B86">
        <w:rPr>
          <w:rFonts w:hint="eastAsia"/>
          <w:bCs/>
          <w:i/>
          <w:iCs/>
          <w:szCs w:val="21"/>
        </w:rPr>
        <w:t>x</w:t>
      </w:r>
      <w:r w:rsidRPr="00ED4B86">
        <w:rPr>
          <w:rFonts w:hint="eastAsia"/>
          <w:bCs/>
          <w:szCs w:val="21"/>
          <w:vertAlign w:val="subscript"/>
        </w:rPr>
        <w:t>3</w:t>
      </w:r>
      <w:r w:rsidRPr="00ED4B86">
        <w:rPr>
          <w:rFonts w:hint="eastAsia"/>
          <w:bCs/>
          <w:szCs w:val="21"/>
        </w:rPr>
        <w:t>]</w:t>
      </w:r>
      <w:r w:rsidRPr="00ED4B86">
        <w:rPr>
          <w:rFonts w:hint="eastAsia"/>
          <w:bCs/>
          <w:szCs w:val="21"/>
          <w:vertAlign w:val="subscript"/>
        </w:rPr>
        <w:t>补</w:t>
      </w:r>
      <w:r w:rsidRPr="00ED4B86">
        <w:rPr>
          <w:rFonts w:hint="eastAsia"/>
          <w:bCs/>
          <w:szCs w:val="21"/>
        </w:rPr>
        <w:t>=1001 1110</w:t>
      </w:r>
      <w:r w:rsidRPr="00ED4B86">
        <w:rPr>
          <w:rFonts w:hint="eastAsia"/>
          <w:bCs/>
          <w:szCs w:val="21"/>
        </w:rPr>
        <w:t>，</w:t>
      </w:r>
      <w:r w:rsidRPr="00ED4B86">
        <w:rPr>
          <w:rFonts w:hint="eastAsia"/>
          <w:bCs/>
          <w:szCs w:val="21"/>
        </w:rPr>
        <w:t>[</w:t>
      </w:r>
      <w:r w:rsidRPr="00ED4B86">
        <w:rPr>
          <w:rFonts w:hint="eastAsia"/>
          <w:bCs/>
          <w:i/>
          <w:iCs/>
          <w:szCs w:val="21"/>
        </w:rPr>
        <w:t>y</w:t>
      </w:r>
      <w:r w:rsidRPr="00ED4B86">
        <w:rPr>
          <w:rFonts w:hint="eastAsia"/>
          <w:bCs/>
          <w:szCs w:val="21"/>
          <w:vertAlign w:val="subscript"/>
        </w:rPr>
        <w:t>3</w:t>
      </w:r>
      <w:r w:rsidRPr="00ED4B86">
        <w:rPr>
          <w:rFonts w:hint="eastAsia"/>
          <w:bCs/>
          <w:szCs w:val="21"/>
        </w:rPr>
        <w:t>]</w:t>
      </w:r>
      <w:r w:rsidRPr="00ED4B86">
        <w:rPr>
          <w:rFonts w:hint="eastAsia"/>
          <w:bCs/>
          <w:szCs w:val="21"/>
          <w:vertAlign w:val="subscript"/>
        </w:rPr>
        <w:t>补</w:t>
      </w:r>
      <w:r w:rsidRPr="00ED4B86">
        <w:rPr>
          <w:rFonts w:hint="eastAsia"/>
          <w:bCs/>
          <w:szCs w:val="21"/>
        </w:rPr>
        <w:t>=1100 0101</w:t>
      </w:r>
    </w:p>
    <w:p w14:paraId="36DF68AA" w14:textId="77777777" w:rsidR="00C07A38" w:rsidRPr="00ED4B86" w:rsidRDefault="00C07A38" w:rsidP="00C07A38">
      <w:pPr>
        <w:pStyle w:val="19"/>
        <w:rPr>
          <w:bCs/>
          <w:szCs w:val="21"/>
        </w:rPr>
      </w:pPr>
      <w:r w:rsidRPr="00ED4B86">
        <w:rPr>
          <w:rFonts w:hint="eastAsia"/>
          <w:bCs/>
          <w:szCs w:val="21"/>
        </w:rPr>
        <w:t>4</w:t>
      </w:r>
      <w:r w:rsidRPr="00ED4B86">
        <w:rPr>
          <w:rFonts w:hint="eastAsia"/>
          <w:bCs/>
          <w:szCs w:val="21"/>
        </w:rPr>
        <w:t>）</w:t>
      </w:r>
      <w:r w:rsidRPr="00ED4B86">
        <w:rPr>
          <w:rFonts w:hint="eastAsia"/>
          <w:bCs/>
          <w:szCs w:val="21"/>
        </w:rPr>
        <w:t>[</w:t>
      </w:r>
      <w:r w:rsidRPr="00ED4B86">
        <w:rPr>
          <w:rFonts w:hint="eastAsia"/>
          <w:bCs/>
          <w:i/>
          <w:iCs/>
          <w:szCs w:val="21"/>
        </w:rPr>
        <w:t>x</w:t>
      </w:r>
      <w:r w:rsidRPr="00ED4B86">
        <w:rPr>
          <w:rFonts w:hint="eastAsia"/>
          <w:bCs/>
          <w:szCs w:val="21"/>
          <w:vertAlign w:val="subscript"/>
        </w:rPr>
        <w:t>4</w:t>
      </w:r>
      <w:r w:rsidRPr="00ED4B86">
        <w:rPr>
          <w:rFonts w:hint="eastAsia"/>
          <w:bCs/>
          <w:szCs w:val="21"/>
        </w:rPr>
        <w:t>]</w:t>
      </w:r>
      <w:r w:rsidRPr="00ED4B86">
        <w:rPr>
          <w:rFonts w:hint="eastAsia"/>
          <w:bCs/>
          <w:szCs w:val="21"/>
          <w:vertAlign w:val="subscript"/>
        </w:rPr>
        <w:t>补</w:t>
      </w:r>
      <w:r w:rsidRPr="00ED4B86">
        <w:rPr>
          <w:rFonts w:hint="eastAsia"/>
          <w:bCs/>
          <w:szCs w:val="21"/>
        </w:rPr>
        <w:t>=0110 1110</w:t>
      </w:r>
      <w:r w:rsidRPr="00ED4B86">
        <w:rPr>
          <w:rFonts w:hint="eastAsia"/>
          <w:bCs/>
          <w:szCs w:val="21"/>
        </w:rPr>
        <w:t>，</w:t>
      </w:r>
      <w:r w:rsidRPr="00ED4B86">
        <w:rPr>
          <w:rFonts w:hint="eastAsia"/>
          <w:bCs/>
          <w:szCs w:val="21"/>
        </w:rPr>
        <w:t>[</w:t>
      </w:r>
      <w:r w:rsidRPr="00ED4B86">
        <w:rPr>
          <w:rFonts w:hint="eastAsia"/>
          <w:bCs/>
          <w:i/>
          <w:szCs w:val="21"/>
        </w:rPr>
        <w:t>y</w:t>
      </w:r>
      <w:r w:rsidRPr="00ED4B86">
        <w:rPr>
          <w:rFonts w:hint="eastAsia"/>
          <w:bCs/>
          <w:szCs w:val="21"/>
          <w:vertAlign w:val="subscript"/>
        </w:rPr>
        <w:t>4</w:t>
      </w:r>
      <w:r w:rsidRPr="00ED4B86">
        <w:rPr>
          <w:rFonts w:hint="eastAsia"/>
          <w:bCs/>
          <w:szCs w:val="21"/>
        </w:rPr>
        <w:t>]</w:t>
      </w:r>
      <w:r w:rsidRPr="00ED4B86">
        <w:rPr>
          <w:rFonts w:hint="eastAsia"/>
          <w:bCs/>
          <w:szCs w:val="21"/>
          <w:vertAlign w:val="subscript"/>
        </w:rPr>
        <w:t>补</w:t>
      </w:r>
      <w:r w:rsidRPr="00ED4B86">
        <w:rPr>
          <w:rFonts w:hint="eastAsia"/>
          <w:bCs/>
          <w:szCs w:val="21"/>
        </w:rPr>
        <w:t>=1000 0100</w:t>
      </w:r>
    </w:p>
    <w:p w14:paraId="33BF0A37" w14:textId="77777777" w:rsidR="00C07A38" w:rsidRDefault="00C07A38" w:rsidP="00C07A38">
      <w:pPr>
        <w:pStyle w:val="19"/>
        <w:rPr>
          <w:bCs/>
          <w:szCs w:val="21"/>
        </w:rPr>
      </w:pPr>
      <w:r w:rsidRPr="00ED4B86">
        <w:rPr>
          <w:rFonts w:hint="eastAsia"/>
          <w:bCs/>
          <w:szCs w:val="21"/>
        </w:rPr>
        <w:t>请计算</w:t>
      </w:r>
      <w:r w:rsidRPr="00ED4B86">
        <w:rPr>
          <w:rFonts w:hint="eastAsia"/>
          <w:bCs/>
          <w:szCs w:val="21"/>
        </w:rPr>
        <w:t>[</w:t>
      </w:r>
      <w:r w:rsidRPr="00ED4B86">
        <w:rPr>
          <w:rFonts w:hint="eastAsia"/>
          <w:bCs/>
          <w:i/>
          <w:szCs w:val="21"/>
        </w:rPr>
        <w:t>x</w:t>
      </w:r>
      <w:r w:rsidRPr="00ED4B86">
        <w:rPr>
          <w:rFonts w:hint="eastAsia"/>
          <w:bCs/>
          <w:szCs w:val="21"/>
          <w:vertAlign w:val="subscript"/>
        </w:rPr>
        <w:t>i</w:t>
      </w:r>
      <w:r w:rsidRPr="00ED4B86">
        <w:rPr>
          <w:rFonts w:hint="eastAsia"/>
          <w:bCs/>
          <w:szCs w:val="21"/>
        </w:rPr>
        <w:t>]</w:t>
      </w:r>
      <w:r w:rsidRPr="00ED4B86">
        <w:rPr>
          <w:rFonts w:hint="eastAsia"/>
          <w:bCs/>
          <w:szCs w:val="21"/>
          <w:vertAlign w:val="subscript"/>
        </w:rPr>
        <w:t>补</w:t>
      </w:r>
      <w:r w:rsidRPr="00ED4B86">
        <w:rPr>
          <w:rFonts w:cs="Times New Roman"/>
          <w:bCs/>
          <w:szCs w:val="21"/>
        </w:rPr>
        <w:t>＋</w:t>
      </w:r>
      <w:r w:rsidRPr="00ED4B86">
        <w:rPr>
          <w:rFonts w:hint="eastAsia"/>
          <w:bCs/>
          <w:szCs w:val="21"/>
        </w:rPr>
        <w:t>[</w:t>
      </w:r>
      <w:proofErr w:type="spellStart"/>
      <w:r w:rsidRPr="00ED4B86">
        <w:rPr>
          <w:rFonts w:hint="eastAsia"/>
          <w:bCs/>
          <w:i/>
          <w:szCs w:val="21"/>
        </w:rPr>
        <w:t>y</w:t>
      </w:r>
      <w:r w:rsidRPr="00ED4B86">
        <w:rPr>
          <w:rFonts w:hint="eastAsia"/>
          <w:bCs/>
          <w:szCs w:val="21"/>
          <w:vertAlign w:val="subscript"/>
        </w:rPr>
        <w:t>i</w:t>
      </w:r>
      <w:proofErr w:type="spellEnd"/>
      <w:r w:rsidRPr="00ED4B86">
        <w:rPr>
          <w:rFonts w:hint="eastAsia"/>
          <w:bCs/>
          <w:szCs w:val="21"/>
        </w:rPr>
        <w:t>]</w:t>
      </w:r>
      <w:r w:rsidRPr="00ED4B86">
        <w:rPr>
          <w:rFonts w:hint="eastAsia"/>
          <w:bCs/>
          <w:szCs w:val="21"/>
          <w:vertAlign w:val="subscript"/>
        </w:rPr>
        <w:t>补</w:t>
      </w:r>
      <w:r w:rsidRPr="00ED4B86">
        <w:rPr>
          <w:rFonts w:hint="eastAsia"/>
          <w:bCs/>
          <w:szCs w:val="21"/>
        </w:rPr>
        <w:t>，</w:t>
      </w:r>
      <w:r w:rsidRPr="00ED4B86">
        <w:rPr>
          <w:rFonts w:hint="eastAsia"/>
          <w:bCs/>
          <w:szCs w:val="21"/>
        </w:rPr>
        <w:t xml:space="preserve">( </w:t>
      </w:r>
      <w:proofErr w:type="spellStart"/>
      <w:r w:rsidRPr="00ED4B86">
        <w:rPr>
          <w:rFonts w:hint="eastAsia"/>
          <w:bCs/>
          <w:i/>
          <w:iCs/>
          <w:szCs w:val="21"/>
        </w:rPr>
        <w:t>i</w:t>
      </w:r>
      <w:proofErr w:type="spellEnd"/>
      <w:r w:rsidRPr="00ED4B86">
        <w:rPr>
          <w:rFonts w:hint="eastAsia"/>
          <w:bCs/>
          <w:szCs w:val="21"/>
        </w:rPr>
        <w:t xml:space="preserve"> = 1 ~ 4)</w:t>
      </w:r>
      <w:r w:rsidRPr="00ED4B86">
        <w:rPr>
          <w:rFonts w:hint="eastAsia"/>
          <w:bCs/>
          <w:szCs w:val="21"/>
        </w:rPr>
        <w:t>，并判断结果是否出现溢出</w:t>
      </w:r>
      <w:r w:rsidRPr="00ED4B86">
        <w:rPr>
          <w:rFonts w:hint="eastAsia"/>
          <w:bCs/>
          <w:szCs w:val="21"/>
        </w:rPr>
        <w:t>?</w:t>
      </w:r>
    </w:p>
    <w:p w14:paraId="6D7ED311" w14:textId="77777777" w:rsidR="004B445D" w:rsidRPr="009834D7" w:rsidRDefault="004B445D" w:rsidP="004B445D">
      <w:pPr>
        <w:pStyle w:val="19"/>
        <w:ind w:leftChars="0" w:hanging="473"/>
        <w:rPr>
          <w:bCs/>
          <w:color w:val="0070C0"/>
          <w:szCs w:val="21"/>
        </w:rPr>
      </w:pPr>
      <w:r w:rsidRPr="009834D7">
        <w:rPr>
          <w:rFonts w:hint="eastAsia"/>
          <w:bCs/>
          <w:color w:val="0070C0"/>
          <w:szCs w:val="21"/>
        </w:rPr>
        <w:t>[</w:t>
      </w:r>
      <w:r w:rsidRPr="009834D7">
        <w:rPr>
          <w:rFonts w:hint="eastAsia"/>
          <w:bCs/>
          <w:color w:val="0070C0"/>
          <w:szCs w:val="21"/>
        </w:rPr>
        <w:t>解析</w:t>
      </w:r>
      <w:r w:rsidRPr="009834D7">
        <w:rPr>
          <w:rFonts w:hint="eastAsia"/>
          <w:bCs/>
          <w:color w:val="0070C0"/>
          <w:szCs w:val="21"/>
        </w:rPr>
        <w:t>]</w:t>
      </w:r>
      <w:r w:rsidRPr="009834D7">
        <w:rPr>
          <w:rFonts w:hint="eastAsia"/>
          <w:bCs/>
          <w:color w:val="0070C0"/>
          <w:szCs w:val="21"/>
        </w:rPr>
        <w:tab/>
        <w:t>1</w:t>
      </w:r>
      <w:r w:rsidRPr="009834D7">
        <w:rPr>
          <w:rFonts w:hint="eastAsia"/>
          <w:bCs/>
          <w:color w:val="0070C0"/>
          <w:szCs w:val="21"/>
        </w:rPr>
        <w:t>）</w:t>
      </w:r>
      <w:proofErr w:type="gramStart"/>
      <w:r w:rsidRPr="009834D7">
        <w:rPr>
          <w:rFonts w:hint="eastAsia"/>
          <w:bCs/>
          <w:color w:val="0070C0"/>
          <w:szCs w:val="21"/>
        </w:rPr>
        <w:t xml:space="preserve">0000 0000 </w:t>
      </w:r>
      <w:proofErr w:type="gramEnd"/>
      <w:r w:rsidRPr="009834D7">
        <w:rPr>
          <w:rFonts w:hint="eastAsia"/>
          <w:bCs/>
          <w:color w:val="0070C0"/>
          <w:szCs w:val="21"/>
        </w:rPr>
        <w:t>未溢出</w:t>
      </w:r>
    </w:p>
    <w:p w14:paraId="357429DD" w14:textId="77777777" w:rsidR="004B445D" w:rsidRPr="009834D7" w:rsidRDefault="004B445D" w:rsidP="004B445D">
      <w:pPr>
        <w:pStyle w:val="19"/>
        <w:ind w:leftChars="0" w:hanging="473"/>
        <w:rPr>
          <w:bCs/>
          <w:color w:val="0070C0"/>
          <w:szCs w:val="21"/>
        </w:rPr>
      </w:pPr>
      <w:r w:rsidRPr="009834D7">
        <w:rPr>
          <w:rFonts w:hint="eastAsia"/>
          <w:bCs/>
          <w:color w:val="0070C0"/>
          <w:szCs w:val="21"/>
        </w:rPr>
        <w:t>2</w:t>
      </w:r>
      <w:r w:rsidRPr="009834D7">
        <w:rPr>
          <w:rFonts w:hint="eastAsia"/>
          <w:bCs/>
          <w:color w:val="0070C0"/>
          <w:szCs w:val="21"/>
        </w:rPr>
        <w:t>）</w:t>
      </w:r>
      <w:r w:rsidRPr="009834D7">
        <w:rPr>
          <w:rFonts w:hint="eastAsia"/>
          <w:bCs/>
          <w:color w:val="0070C0"/>
          <w:szCs w:val="21"/>
        </w:rPr>
        <w:t xml:space="preserve">1001 0101 </w:t>
      </w:r>
      <w:r w:rsidRPr="009834D7">
        <w:rPr>
          <w:rFonts w:hint="eastAsia"/>
          <w:bCs/>
          <w:color w:val="0070C0"/>
          <w:szCs w:val="21"/>
        </w:rPr>
        <w:t>溢出</w:t>
      </w:r>
    </w:p>
    <w:p w14:paraId="4476E0B9" w14:textId="77777777" w:rsidR="004B445D" w:rsidRPr="009834D7" w:rsidRDefault="004B445D" w:rsidP="004B445D">
      <w:pPr>
        <w:pStyle w:val="19"/>
        <w:ind w:leftChars="0" w:hanging="473"/>
        <w:rPr>
          <w:bCs/>
          <w:color w:val="0070C0"/>
          <w:szCs w:val="21"/>
        </w:rPr>
      </w:pPr>
      <w:r w:rsidRPr="009834D7">
        <w:rPr>
          <w:rFonts w:hint="eastAsia"/>
          <w:bCs/>
          <w:color w:val="0070C0"/>
          <w:szCs w:val="21"/>
        </w:rPr>
        <w:t>3</w:t>
      </w:r>
      <w:r w:rsidRPr="009834D7">
        <w:rPr>
          <w:rFonts w:hint="eastAsia"/>
          <w:bCs/>
          <w:color w:val="0070C0"/>
          <w:szCs w:val="21"/>
        </w:rPr>
        <w:t>）</w:t>
      </w:r>
      <w:r w:rsidRPr="009834D7">
        <w:rPr>
          <w:rFonts w:hint="eastAsia"/>
          <w:bCs/>
          <w:color w:val="0070C0"/>
          <w:szCs w:val="21"/>
        </w:rPr>
        <w:t xml:space="preserve">0110 0011 </w:t>
      </w:r>
      <w:r w:rsidRPr="009834D7">
        <w:rPr>
          <w:rFonts w:hint="eastAsia"/>
          <w:bCs/>
          <w:color w:val="0070C0"/>
          <w:szCs w:val="21"/>
        </w:rPr>
        <w:t>溢出</w:t>
      </w:r>
    </w:p>
    <w:p w14:paraId="1F97E017" w14:textId="77777777" w:rsidR="004B445D" w:rsidRPr="009834D7" w:rsidRDefault="004B445D" w:rsidP="004B445D">
      <w:pPr>
        <w:pStyle w:val="19"/>
        <w:ind w:leftChars="0" w:hanging="473"/>
        <w:rPr>
          <w:bCs/>
          <w:color w:val="0070C0"/>
          <w:szCs w:val="21"/>
        </w:rPr>
      </w:pPr>
      <w:r w:rsidRPr="009834D7">
        <w:rPr>
          <w:rFonts w:hint="eastAsia"/>
          <w:bCs/>
          <w:color w:val="0070C0"/>
          <w:szCs w:val="21"/>
        </w:rPr>
        <w:t>4</w:t>
      </w:r>
      <w:r w:rsidRPr="009834D7">
        <w:rPr>
          <w:rFonts w:hint="eastAsia"/>
          <w:bCs/>
          <w:color w:val="0070C0"/>
          <w:szCs w:val="21"/>
        </w:rPr>
        <w:t>）</w:t>
      </w:r>
      <w:r w:rsidRPr="009834D7">
        <w:rPr>
          <w:rFonts w:hint="eastAsia"/>
          <w:bCs/>
          <w:color w:val="0070C0"/>
          <w:szCs w:val="21"/>
        </w:rPr>
        <w:t xml:space="preserve">1111 0010 </w:t>
      </w:r>
      <w:r w:rsidRPr="009834D7">
        <w:rPr>
          <w:rFonts w:hint="eastAsia"/>
          <w:bCs/>
          <w:color w:val="0070C0"/>
          <w:szCs w:val="21"/>
        </w:rPr>
        <w:t>未溢出</w:t>
      </w:r>
    </w:p>
    <w:p w14:paraId="207CA5C1" w14:textId="77777777" w:rsidR="004B445D" w:rsidRPr="009834D7" w:rsidRDefault="004B445D" w:rsidP="004B445D">
      <w:pPr>
        <w:pStyle w:val="19"/>
        <w:ind w:leftChars="0" w:hanging="473"/>
        <w:rPr>
          <w:bCs/>
          <w:color w:val="0070C0"/>
          <w:szCs w:val="21"/>
        </w:rPr>
      </w:pPr>
      <w:r w:rsidRPr="009834D7">
        <w:rPr>
          <w:rFonts w:hint="eastAsia"/>
          <w:bCs/>
          <w:color w:val="0070C0"/>
          <w:szCs w:val="21"/>
        </w:rPr>
        <w:t>注：</w:t>
      </w:r>
      <w:proofErr w:type="gramStart"/>
      <w:r w:rsidRPr="009834D7">
        <w:rPr>
          <w:rFonts w:hint="eastAsia"/>
          <w:bCs/>
          <w:color w:val="0070C0"/>
          <w:szCs w:val="21"/>
        </w:rPr>
        <w:t>若记符号位</w:t>
      </w:r>
      <w:proofErr w:type="gramEnd"/>
      <w:r w:rsidRPr="009834D7">
        <w:rPr>
          <w:rFonts w:hint="eastAsia"/>
          <w:bCs/>
          <w:color w:val="0070C0"/>
          <w:szCs w:val="21"/>
        </w:rPr>
        <w:t>向前进位为</w:t>
      </w:r>
      <w:r w:rsidRPr="009834D7">
        <w:rPr>
          <w:rFonts w:hint="eastAsia"/>
          <w:bCs/>
          <w:color w:val="0070C0"/>
          <w:szCs w:val="21"/>
        </w:rPr>
        <w:t>CP</w:t>
      </w:r>
      <w:r w:rsidRPr="009834D7">
        <w:rPr>
          <w:rFonts w:hint="eastAsia"/>
          <w:bCs/>
          <w:color w:val="0070C0"/>
          <w:szCs w:val="21"/>
        </w:rPr>
        <w:t>，次高位向前进位为</w:t>
      </w:r>
      <w:r w:rsidRPr="009834D7">
        <w:rPr>
          <w:rFonts w:hint="eastAsia"/>
          <w:bCs/>
          <w:color w:val="0070C0"/>
          <w:szCs w:val="21"/>
        </w:rPr>
        <w:t>CF</w:t>
      </w:r>
      <w:r w:rsidRPr="009834D7">
        <w:rPr>
          <w:rFonts w:hint="eastAsia"/>
          <w:bCs/>
          <w:color w:val="0070C0"/>
          <w:szCs w:val="21"/>
        </w:rPr>
        <w:t>，当且仅当</w:t>
      </w:r>
      <w:r w:rsidRPr="009834D7">
        <w:rPr>
          <w:rFonts w:hint="eastAsia"/>
          <w:bCs/>
          <w:color w:val="0070C0"/>
          <w:szCs w:val="21"/>
        </w:rPr>
        <w:t>CP ^CF=1</w:t>
      </w:r>
      <w:r w:rsidRPr="009834D7">
        <w:rPr>
          <w:rFonts w:hint="eastAsia"/>
          <w:bCs/>
          <w:color w:val="0070C0"/>
          <w:szCs w:val="21"/>
        </w:rPr>
        <w:t>时，结果发生溢出</w:t>
      </w:r>
    </w:p>
    <w:p w14:paraId="002383AA" w14:textId="77777777" w:rsidR="004B445D" w:rsidRPr="004B445D" w:rsidRDefault="004B445D" w:rsidP="004B445D">
      <w:pPr>
        <w:pStyle w:val="19"/>
        <w:ind w:leftChars="0" w:left="0"/>
        <w:rPr>
          <w:bCs/>
          <w:szCs w:val="21"/>
        </w:rPr>
      </w:pPr>
    </w:p>
    <w:p w14:paraId="42F7AC42" w14:textId="77777777" w:rsidR="00C07A38" w:rsidRPr="00ED4B86" w:rsidRDefault="00C07A38" w:rsidP="00C07A38">
      <w:pPr>
        <w:pStyle w:val="190"/>
        <w:ind w:left="473" w:hanging="368"/>
        <w:rPr>
          <w:bCs/>
          <w:szCs w:val="21"/>
        </w:rPr>
      </w:pPr>
      <w:r w:rsidRPr="00ED4B86">
        <w:rPr>
          <w:rFonts w:hint="eastAsia"/>
          <w:bCs/>
          <w:szCs w:val="21"/>
        </w:rPr>
        <w:t xml:space="preserve">1.9 </w:t>
      </w:r>
      <w:r w:rsidRPr="00ED4B86">
        <w:rPr>
          <w:rFonts w:hint="eastAsia"/>
          <w:bCs/>
          <w:szCs w:val="21"/>
        </w:rPr>
        <w:t>一个无符号的</w:t>
      </w:r>
      <w:r w:rsidRPr="00ED4B86">
        <w:rPr>
          <w:rFonts w:hint="eastAsia"/>
          <w:bCs/>
          <w:szCs w:val="21"/>
        </w:rPr>
        <w:t>4</w:t>
      </w:r>
      <w:r w:rsidRPr="00ED4B86">
        <w:rPr>
          <w:rFonts w:hint="eastAsia"/>
          <w:bCs/>
          <w:szCs w:val="21"/>
        </w:rPr>
        <w:t>位的</w:t>
      </w:r>
      <w:r w:rsidRPr="00ED4B86">
        <w:rPr>
          <w:rFonts w:hint="eastAsia"/>
          <w:bCs/>
          <w:szCs w:val="21"/>
        </w:rPr>
        <w:t>10</w:t>
      </w:r>
      <w:r w:rsidRPr="00ED4B86">
        <w:rPr>
          <w:rFonts w:hint="eastAsia"/>
          <w:bCs/>
          <w:szCs w:val="21"/>
        </w:rPr>
        <w:t>进制数，需要使用多少位二进制数才能表示？如果使用非压缩</w:t>
      </w:r>
      <w:r w:rsidRPr="00ED4B86">
        <w:rPr>
          <w:rFonts w:hint="eastAsia"/>
          <w:bCs/>
          <w:szCs w:val="21"/>
        </w:rPr>
        <w:t>BCD</w:t>
      </w:r>
      <w:r w:rsidRPr="00ED4B86">
        <w:rPr>
          <w:rFonts w:hint="eastAsia"/>
          <w:bCs/>
          <w:szCs w:val="21"/>
        </w:rPr>
        <w:t>码，则需要多少位二进制数才能表示？</w:t>
      </w:r>
    </w:p>
    <w:p w14:paraId="57B6A4A0" w14:textId="77777777" w:rsidR="009834D7" w:rsidRPr="009834D7" w:rsidRDefault="009834D7" w:rsidP="009834D7">
      <w:pPr>
        <w:pStyle w:val="190"/>
        <w:ind w:left="473" w:hanging="368"/>
        <w:rPr>
          <w:bCs/>
          <w:color w:val="0070C0"/>
          <w:szCs w:val="21"/>
        </w:rPr>
      </w:pPr>
      <w:r w:rsidRPr="009834D7">
        <w:rPr>
          <w:rFonts w:hint="eastAsia"/>
          <w:bCs/>
          <w:color w:val="0070C0"/>
          <w:szCs w:val="21"/>
        </w:rPr>
        <w:t>[</w:t>
      </w:r>
      <w:r w:rsidRPr="009834D7">
        <w:rPr>
          <w:rFonts w:hint="eastAsia"/>
          <w:bCs/>
          <w:color w:val="0070C0"/>
          <w:szCs w:val="21"/>
        </w:rPr>
        <w:t>解析</w:t>
      </w:r>
      <w:r w:rsidRPr="009834D7">
        <w:rPr>
          <w:rFonts w:hint="eastAsia"/>
          <w:bCs/>
          <w:color w:val="0070C0"/>
          <w:szCs w:val="21"/>
        </w:rPr>
        <w:t xml:space="preserve">] </w:t>
      </w:r>
    </w:p>
    <w:p w14:paraId="14D67AD9" w14:textId="77777777" w:rsidR="009834D7" w:rsidRPr="009834D7" w:rsidRDefault="009834D7" w:rsidP="009834D7">
      <w:pPr>
        <w:pStyle w:val="190"/>
        <w:ind w:left="473" w:hanging="368"/>
        <w:rPr>
          <w:bCs/>
          <w:color w:val="0070C0"/>
          <w:szCs w:val="21"/>
        </w:rPr>
      </w:pPr>
      <w:r w:rsidRPr="009834D7">
        <w:rPr>
          <w:rFonts w:hint="eastAsia"/>
          <w:bCs/>
          <w:color w:val="0070C0"/>
          <w:szCs w:val="21"/>
        </w:rPr>
        <w:tab/>
      </w:r>
      <w:r w:rsidRPr="009834D7">
        <w:rPr>
          <w:rFonts w:hint="eastAsia"/>
          <w:bCs/>
          <w:color w:val="0070C0"/>
          <w:szCs w:val="21"/>
        </w:rPr>
        <w:tab/>
      </w:r>
      <w:r w:rsidRPr="009834D7">
        <w:rPr>
          <w:rFonts w:hint="eastAsia"/>
          <w:bCs/>
          <w:color w:val="0070C0"/>
          <w:szCs w:val="21"/>
        </w:rPr>
        <w:tab/>
      </w:r>
      <w:r w:rsidRPr="009834D7">
        <w:rPr>
          <w:rFonts w:hint="eastAsia"/>
          <w:bCs/>
          <w:color w:val="0070C0"/>
          <w:szCs w:val="21"/>
        </w:rPr>
        <w:t>无符号四位最大十进制数为</w:t>
      </w:r>
      <w:r w:rsidRPr="009834D7">
        <w:rPr>
          <w:rFonts w:hint="eastAsia"/>
          <w:bCs/>
          <w:color w:val="0070C0"/>
          <w:szCs w:val="21"/>
        </w:rPr>
        <w:t>9999</w:t>
      </w:r>
      <w:r w:rsidRPr="009834D7">
        <w:rPr>
          <w:rFonts w:hint="eastAsia"/>
          <w:bCs/>
          <w:color w:val="0070C0"/>
          <w:szCs w:val="21"/>
        </w:rPr>
        <w:t>，介于</w:t>
      </w:r>
      <w:r w:rsidRPr="009834D7">
        <w:rPr>
          <w:rFonts w:hint="eastAsia"/>
          <w:bCs/>
          <w:color w:val="0070C0"/>
          <w:szCs w:val="21"/>
        </w:rPr>
        <w:t>8092 - 16184</w:t>
      </w:r>
      <w:r w:rsidRPr="009834D7">
        <w:rPr>
          <w:rFonts w:hint="eastAsia"/>
          <w:bCs/>
          <w:color w:val="0070C0"/>
          <w:szCs w:val="21"/>
        </w:rPr>
        <w:t>之间，因此需要</w:t>
      </w:r>
      <w:r w:rsidRPr="009834D7">
        <w:rPr>
          <w:rFonts w:hint="eastAsia"/>
          <w:bCs/>
          <w:color w:val="0070C0"/>
          <w:szCs w:val="21"/>
        </w:rPr>
        <w:t>14</w:t>
      </w:r>
      <w:r w:rsidRPr="009834D7">
        <w:rPr>
          <w:rFonts w:hint="eastAsia"/>
          <w:bCs/>
          <w:color w:val="0070C0"/>
          <w:szCs w:val="21"/>
        </w:rPr>
        <w:t>位无符号二进制数表示</w:t>
      </w:r>
    </w:p>
    <w:p w14:paraId="03339FD1" w14:textId="77777777" w:rsidR="009834D7" w:rsidRPr="009834D7" w:rsidRDefault="009834D7" w:rsidP="009834D7">
      <w:pPr>
        <w:pStyle w:val="190"/>
        <w:ind w:left="473" w:hanging="368"/>
        <w:rPr>
          <w:bCs/>
          <w:color w:val="0070C0"/>
          <w:szCs w:val="21"/>
        </w:rPr>
      </w:pPr>
      <w:r w:rsidRPr="009834D7">
        <w:rPr>
          <w:rFonts w:hint="eastAsia"/>
          <w:bCs/>
          <w:color w:val="0070C0"/>
          <w:szCs w:val="21"/>
        </w:rPr>
        <w:tab/>
      </w:r>
      <w:r w:rsidRPr="009834D7">
        <w:rPr>
          <w:rFonts w:hint="eastAsia"/>
          <w:bCs/>
          <w:color w:val="0070C0"/>
          <w:szCs w:val="21"/>
        </w:rPr>
        <w:tab/>
      </w:r>
      <w:r w:rsidRPr="009834D7">
        <w:rPr>
          <w:rFonts w:hint="eastAsia"/>
          <w:bCs/>
          <w:color w:val="0070C0"/>
          <w:szCs w:val="21"/>
        </w:rPr>
        <w:tab/>
      </w:r>
      <w:r w:rsidRPr="009834D7">
        <w:rPr>
          <w:rFonts w:hint="eastAsia"/>
          <w:bCs/>
          <w:color w:val="0070C0"/>
          <w:szCs w:val="21"/>
        </w:rPr>
        <w:t>非压缩</w:t>
      </w:r>
      <w:r w:rsidRPr="009834D7">
        <w:rPr>
          <w:rFonts w:hint="eastAsia"/>
          <w:bCs/>
          <w:color w:val="0070C0"/>
          <w:szCs w:val="21"/>
        </w:rPr>
        <w:t>BCD</w:t>
      </w:r>
      <w:r w:rsidRPr="009834D7">
        <w:rPr>
          <w:rFonts w:hint="eastAsia"/>
          <w:bCs/>
          <w:color w:val="0070C0"/>
          <w:szCs w:val="21"/>
        </w:rPr>
        <w:t>一个字节仅用来表示一位</w:t>
      </w:r>
      <w:r w:rsidRPr="009834D7">
        <w:rPr>
          <w:rFonts w:hint="eastAsia"/>
          <w:bCs/>
          <w:color w:val="0070C0"/>
          <w:szCs w:val="21"/>
        </w:rPr>
        <w:t>BCD</w:t>
      </w:r>
      <w:r w:rsidRPr="009834D7">
        <w:rPr>
          <w:rFonts w:hint="eastAsia"/>
          <w:bCs/>
          <w:color w:val="0070C0"/>
          <w:szCs w:val="21"/>
        </w:rPr>
        <w:t>码，其中低</w:t>
      </w:r>
      <w:r w:rsidRPr="009834D7">
        <w:rPr>
          <w:rFonts w:hint="eastAsia"/>
          <w:bCs/>
          <w:color w:val="0070C0"/>
          <w:szCs w:val="21"/>
        </w:rPr>
        <w:t>4</w:t>
      </w:r>
      <w:r w:rsidRPr="009834D7">
        <w:rPr>
          <w:rFonts w:hint="eastAsia"/>
          <w:bCs/>
          <w:color w:val="0070C0"/>
          <w:szCs w:val="21"/>
        </w:rPr>
        <w:t>位表示</w:t>
      </w:r>
      <w:r w:rsidRPr="009834D7">
        <w:rPr>
          <w:rFonts w:hint="eastAsia"/>
          <w:bCs/>
          <w:color w:val="0070C0"/>
          <w:szCs w:val="21"/>
        </w:rPr>
        <w:t>0~9</w:t>
      </w:r>
      <w:r w:rsidRPr="009834D7">
        <w:rPr>
          <w:rFonts w:hint="eastAsia"/>
          <w:bCs/>
          <w:color w:val="0070C0"/>
          <w:szCs w:val="21"/>
        </w:rPr>
        <w:t>，高</w:t>
      </w:r>
      <w:r w:rsidRPr="009834D7">
        <w:rPr>
          <w:rFonts w:hint="eastAsia"/>
          <w:bCs/>
          <w:color w:val="0070C0"/>
          <w:szCs w:val="21"/>
        </w:rPr>
        <w:t>4</w:t>
      </w:r>
      <w:r w:rsidRPr="009834D7">
        <w:rPr>
          <w:rFonts w:hint="eastAsia"/>
          <w:bCs/>
          <w:color w:val="0070C0"/>
          <w:szCs w:val="21"/>
        </w:rPr>
        <w:t>位为</w:t>
      </w:r>
      <w:r w:rsidRPr="009834D7">
        <w:rPr>
          <w:rFonts w:hint="eastAsia"/>
          <w:bCs/>
          <w:color w:val="0070C0"/>
          <w:szCs w:val="21"/>
        </w:rPr>
        <w:t>0</w:t>
      </w:r>
      <w:r w:rsidRPr="009834D7">
        <w:rPr>
          <w:rFonts w:hint="eastAsia"/>
          <w:bCs/>
          <w:color w:val="0070C0"/>
          <w:szCs w:val="21"/>
        </w:rPr>
        <w:t>，即需要</w:t>
      </w:r>
      <w:r w:rsidRPr="009834D7">
        <w:rPr>
          <w:rFonts w:hint="eastAsia"/>
          <w:bCs/>
          <w:color w:val="0070C0"/>
          <w:szCs w:val="21"/>
        </w:rPr>
        <w:t>8</w:t>
      </w:r>
      <w:r w:rsidRPr="009834D7">
        <w:rPr>
          <w:rFonts w:hint="eastAsia"/>
          <w:bCs/>
          <w:color w:val="0070C0"/>
          <w:szCs w:val="21"/>
        </w:rPr>
        <w:t>位表示</w:t>
      </w:r>
      <w:r w:rsidRPr="009834D7">
        <w:rPr>
          <w:rFonts w:hint="eastAsia"/>
          <w:bCs/>
          <w:color w:val="0070C0"/>
          <w:szCs w:val="21"/>
        </w:rPr>
        <w:t>4</w:t>
      </w:r>
      <w:r w:rsidRPr="009834D7">
        <w:rPr>
          <w:rFonts w:hint="eastAsia"/>
          <w:bCs/>
          <w:color w:val="0070C0"/>
          <w:szCs w:val="21"/>
        </w:rPr>
        <w:t>位，因此需要</w:t>
      </w:r>
      <w:r w:rsidRPr="009834D7">
        <w:rPr>
          <w:rFonts w:hint="eastAsia"/>
          <w:bCs/>
          <w:color w:val="0070C0"/>
          <w:szCs w:val="21"/>
        </w:rPr>
        <w:t>4x8=32</w:t>
      </w:r>
      <w:r w:rsidRPr="009834D7">
        <w:rPr>
          <w:rFonts w:hint="eastAsia"/>
          <w:bCs/>
          <w:color w:val="0070C0"/>
          <w:szCs w:val="21"/>
        </w:rPr>
        <w:t>位非压缩</w:t>
      </w:r>
      <w:r w:rsidRPr="009834D7">
        <w:rPr>
          <w:rFonts w:hint="eastAsia"/>
          <w:bCs/>
          <w:color w:val="0070C0"/>
          <w:szCs w:val="21"/>
        </w:rPr>
        <w:t>BCD</w:t>
      </w:r>
      <w:r w:rsidRPr="009834D7">
        <w:rPr>
          <w:rFonts w:hint="eastAsia"/>
          <w:bCs/>
          <w:color w:val="0070C0"/>
          <w:szCs w:val="21"/>
        </w:rPr>
        <w:t>码</w:t>
      </w:r>
    </w:p>
    <w:p w14:paraId="3298365F" w14:textId="3B3F2885" w:rsidR="00C07A38" w:rsidRPr="009834D7" w:rsidRDefault="00C07A38">
      <w:pPr>
        <w:rPr>
          <w:szCs w:val="21"/>
        </w:rPr>
      </w:pPr>
    </w:p>
    <w:p w14:paraId="731069C5" w14:textId="77777777" w:rsidR="009834D7" w:rsidRPr="00ED4B86" w:rsidRDefault="009834D7">
      <w:pPr>
        <w:rPr>
          <w:szCs w:val="21"/>
        </w:rPr>
      </w:pPr>
    </w:p>
    <w:p w14:paraId="01024153" w14:textId="67126C65" w:rsidR="00CD591B" w:rsidRPr="002457A2" w:rsidRDefault="00CD591B">
      <w:pPr>
        <w:rPr>
          <w:color w:val="0070C0"/>
          <w:szCs w:val="21"/>
        </w:rPr>
      </w:pPr>
      <w:r w:rsidRPr="002457A2">
        <w:rPr>
          <w:rFonts w:hint="eastAsia"/>
          <w:color w:val="0070C0"/>
          <w:szCs w:val="21"/>
        </w:rPr>
        <w:t>[非教材上的习题]</w:t>
      </w:r>
    </w:p>
    <w:p w14:paraId="365F8F47" w14:textId="21CC901D" w:rsidR="00F23886" w:rsidRPr="00ED4B86" w:rsidRDefault="003A1D73" w:rsidP="003A1D73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lastRenderedPageBreak/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1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 w:rsidR="00CD591B"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16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]</w:t>
      </w:r>
      <w:r w:rsidR="002E0B41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proofErr w:type="gramStart"/>
      <w:r w:rsidR="00F23886" w:rsidRPr="00ED4B86">
        <w:rPr>
          <w:rFonts w:ascii="Times New Roman" w:eastAsia="宋体" w:hAnsi="Times New Roman" w:cs="Times New Roman" w:hint="eastAsia"/>
          <w:color w:val="000000"/>
          <w:szCs w:val="21"/>
        </w:rPr>
        <w:t>冯</w:t>
      </w:r>
      <w:proofErr w:type="gramEnd"/>
      <w:r w:rsidR="002E0B41">
        <w:rPr>
          <w:rFonts w:ascii="宋体" w:eastAsia="宋体" w:hAnsi="宋体" w:cs="Times New Roman" w:hint="eastAsia"/>
          <w:color w:val="000000"/>
          <w:szCs w:val="21"/>
        </w:rPr>
        <w:t>•</w:t>
      </w:r>
      <w:r w:rsidR="00F23886" w:rsidRPr="00ED4B86">
        <w:rPr>
          <w:rFonts w:ascii="Times New Roman" w:eastAsia="宋体" w:hAnsi="Times New Roman" w:cs="Times New Roman" w:hint="eastAsia"/>
          <w:color w:val="000000"/>
          <w:szCs w:val="21"/>
        </w:rPr>
        <w:t>诺依曼结构计算机中数据采用二进制编码表示，其主要原因</w:t>
      </w:r>
      <w:r w:rsidR="00ED4B86" w:rsidRPr="00ED4B86">
        <w:rPr>
          <w:rFonts w:ascii="Times New Roman" w:eastAsia="宋体" w:hAnsi="Times New Roman" w:cs="Times New Roman" w:hint="eastAsia"/>
          <w:color w:val="000000"/>
          <w:szCs w:val="21"/>
        </w:rPr>
        <w:t>是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（</w:t>
      </w:r>
      <w:r w:rsidR="007825F8" w:rsidRPr="00883E9A">
        <w:rPr>
          <w:rFonts w:ascii="Times New Roman" w:eastAsia="宋体" w:hAnsi="Times New Roman" w:cs="Times New Roman"/>
          <w:color w:val="FF0000"/>
          <w:szCs w:val="21"/>
        </w:rPr>
        <w:t>D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0B085583" w14:textId="77777777" w:rsidR="00F23886" w:rsidRPr="00ED4B86" w:rsidRDefault="00F23886" w:rsidP="00F23886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ED4B86">
        <w:rPr>
          <w:rFonts w:ascii="Times New Roman" w:eastAsia="宋体" w:hAnsi="Times New Roman" w:cs="Times New Roman" w:hint="eastAsia"/>
          <w:color w:val="000000"/>
          <w:szCs w:val="21"/>
        </w:rPr>
        <w:t>二进制的运算规则简单</w:t>
      </w:r>
    </w:p>
    <w:p w14:paraId="59C53757" w14:textId="77777777" w:rsidR="00F23886" w:rsidRPr="00ED4B86" w:rsidRDefault="00F23886" w:rsidP="00F23886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ED4B86">
        <w:rPr>
          <w:rFonts w:ascii="Times New Roman" w:eastAsia="宋体" w:hAnsi="Times New Roman" w:cs="Times New Roman" w:hint="eastAsia"/>
          <w:color w:val="000000"/>
          <w:szCs w:val="21"/>
        </w:rPr>
        <w:t>制造两个稳态的物理器件较容易</w:t>
      </w:r>
    </w:p>
    <w:p w14:paraId="7DE8D9A5" w14:textId="77777777" w:rsidR="00F23886" w:rsidRPr="00ED4B86" w:rsidRDefault="00F23886" w:rsidP="00F23886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ED4B86">
        <w:rPr>
          <w:rFonts w:ascii="Times New Roman" w:eastAsia="宋体" w:hAnsi="Times New Roman" w:cs="Times New Roman" w:hint="eastAsia"/>
          <w:color w:val="000000"/>
          <w:szCs w:val="21"/>
        </w:rPr>
        <w:t>便于用逻辑门电路实现算术运算</w:t>
      </w:r>
    </w:p>
    <w:p w14:paraId="3D58E588" w14:textId="77777777" w:rsidR="00F23886" w:rsidRPr="00ED4B86" w:rsidRDefault="00F23886" w:rsidP="00F23886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ED4B86">
        <w:rPr>
          <w:rFonts w:ascii="Times New Roman" w:eastAsia="宋体" w:hAnsi="Times New Roman" w:cs="Times New Roman" w:hint="eastAsia"/>
          <w:szCs w:val="21"/>
        </w:rPr>
        <w:t>仅</w:t>
      </w:r>
      <w:r w:rsidRPr="00ED4B86">
        <w:rPr>
          <w:rFonts w:ascii="Times New Roman" w:eastAsia="宋体" w:hAnsi="Times New Roman" w:cs="Times New Roman" w:hint="eastAsia"/>
          <w:szCs w:val="21"/>
        </w:rPr>
        <w:t>I</w:t>
      </w:r>
      <w:r w:rsidRPr="00ED4B86">
        <w:rPr>
          <w:rFonts w:ascii="Times New Roman" w:eastAsia="宋体" w:hAnsi="Times New Roman" w:cs="Times New Roman" w:hint="eastAsia"/>
          <w:szCs w:val="21"/>
        </w:rPr>
        <w:t>、</w:t>
      </w:r>
      <w:r w:rsidRPr="00ED4B86">
        <w:rPr>
          <w:rFonts w:ascii="Times New Roman" w:eastAsia="宋体" w:hAnsi="Times New Roman" w:cs="Times New Roman" w:hint="eastAsia"/>
          <w:szCs w:val="21"/>
        </w:rPr>
        <w:t>II</w:t>
      </w:r>
    </w:p>
    <w:p w14:paraId="166A5698" w14:textId="77777777" w:rsidR="00F23886" w:rsidRPr="00ED4B86" w:rsidRDefault="00F23886" w:rsidP="00F23886">
      <w:pPr>
        <w:widowControl/>
        <w:numPr>
          <w:ilvl w:val="0"/>
          <w:numId w:val="6"/>
        </w:numPr>
        <w:adjustRightInd w:val="0"/>
        <w:snapToGrid w:val="0"/>
        <w:jc w:val="left"/>
        <w:rPr>
          <w:rFonts w:ascii="Times New Roman" w:eastAsia="宋体" w:hAnsi="Times New Roman" w:cs="Times New Roman"/>
          <w:szCs w:val="21"/>
        </w:rPr>
      </w:pPr>
      <w:r w:rsidRPr="00ED4B86">
        <w:rPr>
          <w:rFonts w:ascii="Times New Roman" w:eastAsia="宋体" w:hAnsi="Times New Roman" w:cs="Times New Roman" w:hint="eastAsia"/>
          <w:szCs w:val="21"/>
        </w:rPr>
        <w:t>仅</w:t>
      </w:r>
      <w:r w:rsidRPr="00ED4B86">
        <w:rPr>
          <w:rFonts w:ascii="Times New Roman" w:eastAsia="宋体" w:hAnsi="Times New Roman" w:cs="Times New Roman" w:hint="eastAsia"/>
          <w:szCs w:val="21"/>
        </w:rPr>
        <w:t>I</w:t>
      </w:r>
      <w:r w:rsidRPr="00ED4B86">
        <w:rPr>
          <w:rFonts w:ascii="Times New Roman" w:eastAsia="宋体" w:hAnsi="Times New Roman" w:cs="Times New Roman" w:hint="eastAsia"/>
          <w:szCs w:val="21"/>
        </w:rPr>
        <w:t>、</w:t>
      </w:r>
      <w:r w:rsidRPr="00ED4B86">
        <w:rPr>
          <w:rFonts w:ascii="Times New Roman" w:eastAsia="宋体" w:hAnsi="Times New Roman" w:cs="Times New Roman" w:hint="eastAsia"/>
          <w:szCs w:val="21"/>
        </w:rPr>
        <w:t>III</w:t>
      </w:r>
    </w:p>
    <w:p w14:paraId="0888C3F0" w14:textId="77777777" w:rsidR="00F23886" w:rsidRPr="00ED4B86" w:rsidRDefault="00F23886" w:rsidP="00F23886">
      <w:pPr>
        <w:widowControl/>
        <w:numPr>
          <w:ilvl w:val="0"/>
          <w:numId w:val="6"/>
        </w:numPr>
        <w:adjustRightInd w:val="0"/>
        <w:snapToGrid w:val="0"/>
        <w:jc w:val="left"/>
        <w:rPr>
          <w:rFonts w:ascii="Times New Roman" w:eastAsia="宋体" w:hAnsi="Times New Roman" w:cs="Times New Roman"/>
          <w:szCs w:val="21"/>
        </w:rPr>
      </w:pPr>
      <w:r w:rsidRPr="00ED4B86">
        <w:rPr>
          <w:rFonts w:ascii="Times New Roman" w:eastAsia="宋体" w:hAnsi="Times New Roman" w:cs="Times New Roman" w:hint="eastAsia"/>
          <w:szCs w:val="21"/>
        </w:rPr>
        <w:t>仅</w:t>
      </w:r>
      <w:r w:rsidRPr="00ED4B86">
        <w:rPr>
          <w:rFonts w:ascii="Times New Roman" w:eastAsia="宋体" w:hAnsi="Times New Roman" w:cs="Times New Roman" w:hint="eastAsia"/>
          <w:szCs w:val="21"/>
        </w:rPr>
        <w:t>II</w:t>
      </w:r>
      <w:r w:rsidRPr="00ED4B86">
        <w:rPr>
          <w:rFonts w:ascii="Times New Roman" w:eastAsia="宋体" w:hAnsi="Times New Roman" w:cs="Times New Roman" w:hint="eastAsia"/>
          <w:szCs w:val="21"/>
        </w:rPr>
        <w:t>、</w:t>
      </w:r>
      <w:r w:rsidRPr="00ED4B86">
        <w:rPr>
          <w:rFonts w:ascii="Times New Roman" w:eastAsia="宋体" w:hAnsi="Times New Roman" w:cs="Times New Roman" w:hint="eastAsia"/>
          <w:szCs w:val="21"/>
        </w:rPr>
        <w:t>III</w:t>
      </w:r>
    </w:p>
    <w:p w14:paraId="01D182F1" w14:textId="191E1D2A" w:rsidR="00F23886" w:rsidRPr="00ED4B86" w:rsidRDefault="00F23886" w:rsidP="00F23886">
      <w:pPr>
        <w:widowControl/>
        <w:numPr>
          <w:ilvl w:val="0"/>
          <w:numId w:val="6"/>
        </w:numPr>
        <w:adjustRightInd w:val="0"/>
        <w:snapToGrid w:val="0"/>
        <w:jc w:val="left"/>
        <w:rPr>
          <w:rFonts w:ascii="Times New Roman" w:eastAsia="宋体" w:hAnsi="Times New Roman" w:cs="Times New Roman"/>
          <w:szCs w:val="21"/>
        </w:rPr>
      </w:pPr>
      <w:r w:rsidRPr="00ED4B86">
        <w:rPr>
          <w:rFonts w:ascii="Times New Roman" w:eastAsia="宋体" w:hAnsi="Times New Roman" w:cs="Times New Roman" w:hint="eastAsia"/>
          <w:szCs w:val="21"/>
        </w:rPr>
        <w:t>I</w:t>
      </w:r>
      <w:r w:rsidRPr="00ED4B86">
        <w:rPr>
          <w:rFonts w:ascii="Times New Roman" w:eastAsia="宋体" w:hAnsi="Times New Roman" w:cs="Times New Roman" w:hint="eastAsia"/>
          <w:szCs w:val="21"/>
        </w:rPr>
        <w:t>、</w:t>
      </w:r>
      <w:r w:rsidRPr="00ED4B86">
        <w:rPr>
          <w:rFonts w:ascii="Times New Roman" w:eastAsia="宋体" w:hAnsi="Times New Roman" w:cs="Times New Roman" w:hint="eastAsia"/>
          <w:szCs w:val="21"/>
        </w:rPr>
        <w:t>II</w:t>
      </w:r>
      <w:r w:rsidRPr="00ED4B86">
        <w:rPr>
          <w:rFonts w:ascii="Times New Roman" w:eastAsia="宋体" w:hAnsi="Times New Roman" w:cs="Times New Roman" w:hint="eastAsia"/>
          <w:szCs w:val="21"/>
        </w:rPr>
        <w:t>、</w:t>
      </w:r>
      <w:r w:rsidRPr="00ED4B86">
        <w:rPr>
          <w:rFonts w:ascii="Times New Roman" w:eastAsia="宋体" w:hAnsi="Times New Roman" w:cs="Times New Roman" w:hint="eastAsia"/>
          <w:szCs w:val="21"/>
        </w:rPr>
        <w:t>III</w:t>
      </w:r>
    </w:p>
    <w:p w14:paraId="1BC0FE5F" w14:textId="60AD7896" w:rsidR="00F23886" w:rsidRDefault="00AD3E99" w:rsidP="00F23886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AD3E99">
        <w:rPr>
          <w:rFonts w:ascii="Times New Roman" w:eastAsia="宋体" w:hAnsi="Times New Roman" w:cs="Times New Roman"/>
          <w:color w:val="0070C0"/>
          <w:szCs w:val="21"/>
        </w:rPr>
        <w:t>[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解析</w:t>
      </w:r>
      <w:r w:rsidRPr="00AD3E99">
        <w:rPr>
          <w:rFonts w:ascii="Times New Roman" w:eastAsia="宋体" w:hAnsi="Times New Roman" w:cs="Times New Roman"/>
          <w:color w:val="0070C0"/>
          <w:szCs w:val="21"/>
        </w:rPr>
        <w:t>]</w:t>
      </w:r>
      <w:r w:rsidR="00006090"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w:r w:rsidR="003F6C99">
        <w:rPr>
          <w:rFonts w:ascii="Times New Roman" w:eastAsia="宋体" w:hAnsi="Times New Roman" w:cs="Times New Roman" w:hint="eastAsia"/>
          <w:color w:val="0070C0"/>
          <w:szCs w:val="21"/>
        </w:rPr>
        <w:t>常识，</w:t>
      </w:r>
      <w:r w:rsidR="005C12C2">
        <w:rPr>
          <w:rFonts w:ascii="Times New Roman" w:eastAsia="宋体" w:hAnsi="Times New Roman" w:cs="Times New Roman" w:hint="eastAsia"/>
          <w:color w:val="0070C0"/>
          <w:szCs w:val="21"/>
        </w:rPr>
        <w:t>略</w:t>
      </w:r>
      <w:r w:rsidR="003F6C99">
        <w:rPr>
          <w:rFonts w:ascii="Times New Roman" w:eastAsia="宋体" w:hAnsi="Times New Roman" w:cs="Times New Roman" w:hint="eastAsia"/>
          <w:color w:val="0070C0"/>
          <w:szCs w:val="21"/>
        </w:rPr>
        <w:t>。</w:t>
      </w:r>
    </w:p>
    <w:p w14:paraId="09CBE73A" w14:textId="77777777" w:rsidR="00AD3E99" w:rsidRPr="00ED4B86" w:rsidRDefault="00AD3E99" w:rsidP="00F23886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0000"/>
          <w:szCs w:val="21"/>
        </w:rPr>
      </w:pPr>
    </w:p>
    <w:p w14:paraId="4051453B" w14:textId="2748809E" w:rsidR="00F23886" w:rsidRPr="00ED4B86" w:rsidRDefault="002E0B41" w:rsidP="002E0B41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1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.1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7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F23886" w:rsidRPr="00ED4B86">
        <w:rPr>
          <w:rFonts w:ascii="Times New Roman" w:eastAsia="宋体" w:hAnsi="Times New Roman" w:cs="Times New Roman" w:hint="eastAsia"/>
          <w:color w:val="000000"/>
          <w:szCs w:val="21"/>
        </w:rPr>
        <w:t>假定带符号整数采用补码表示，若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 xml:space="preserve"> int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型变量</w:t>
      </w:r>
      <w:r w:rsidR="00F23886" w:rsidRPr="00E648F6">
        <w:rPr>
          <w:rFonts w:ascii="Times New Roman" w:eastAsia="宋体" w:hAnsi="Times New Roman" w:cs="Times New Roman"/>
          <w:i/>
          <w:iCs/>
          <w:color w:val="000000"/>
          <w:szCs w:val="21"/>
        </w:rPr>
        <w:t>x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和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="00F23886" w:rsidRPr="00E648F6">
        <w:rPr>
          <w:rFonts w:ascii="Times New Roman" w:eastAsia="宋体" w:hAnsi="Times New Roman" w:cs="Times New Roman"/>
          <w:i/>
          <w:iCs/>
          <w:color w:val="000000"/>
          <w:szCs w:val="21"/>
        </w:rPr>
        <w:t>y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的机器数分别是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FFFF FFDFH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和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 xml:space="preserve">0000 0041H 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，则</w:t>
      </w:r>
      <w:r w:rsidR="00F23886" w:rsidRPr="00C82A65">
        <w:rPr>
          <w:rFonts w:ascii="Times New Roman" w:eastAsia="宋体" w:hAnsi="Times New Roman" w:cs="Times New Roman"/>
          <w:i/>
          <w:iCs/>
          <w:color w:val="000000"/>
          <w:szCs w:val="21"/>
        </w:rPr>
        <w:t>x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、</w:t>
      </w:r>
      <w:r w:rsidR="00F23886" w:rsidRPr="00C82A65">
        <w:rPr>
          <w:rFonts w:ascii="Times New Roman" w:eastAsia="宋体" w:hAnsi="Times New Roman" w:cs="Times New Roman"/>
          <w:i/>
          <w:iCs/>
          <w:color w:val="000000"/>
          <w:szCs w:val="21"/>
        </w:rPr>
        <w:t>y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的值以及</w:t>
      </w:r>
      <w:r w:rsidR="00F23886" w:rsidRPr="00C82A65">
        <w:rPr>
          <w:rFonts w:ascii="Times New Roman" w:eastAsia="宋体" w:hAnsi="Times New Roman" w:cs="Times New Roman"/>
          <w:i/>
          <w:iCs/>
          <w:color w:val="000000"/>
          <w:szCs w:val="21"/>
        </w:rPr>
        <w:t>x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-</w:t>
      </w:r>
      <w:r w:rsidR="00F23886" w:rsidRPr="00C82A65">
        <w:rPr>
          <w:rFonts w:ascii="Times New Roman" w:eastAsia="宋体" w:hAnsi="Times New Roman" w:cs="Times New Roman"/>
          <w:i/>
          <w:iCs/>
          <w:color w:val="000000"/>
          <w:szCs w:val="21"/>
        </w:rPr>
        <w:t>y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的机器数分别是（</w:t>
      </w:r>
      <w:r w:rsidR="00294FE9" w:rsidRPr="00883E9A">
        <w:rPr>
          <w:rFonts w:ascii="Times New Roman" w:eastAsia="宋体" w:hAnsi="Times New Roman" w:cs="Times New Roman"/>
          <w:color w:val="FF0000"/>
          <w:szCs w:val="21"/>
        </w:rPr>
        <w:t>C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08D9C2BA" w14:textId="0B71A41B" w:rsidR="00F23886" w:rsidRPr="00ED4B86" w:rsidRDefault="00F23886" w:rsidP="00F23886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C82A65">
        <w:rPr>
          <w:rFonts w:ascii="Times New Roman" w:eastAsia="宋体" w:hAnsi="Times New Roman" w:cs="Times New Roman"/>
          <w:i/>
          <w:iCs/>
          <w:szCs w:val="21"/>
        </w:rPr>
        <w:t>x</w:t>
      </w:r>
      <w:r w:rsidRPr="00ED4B86">
        <w:rPr>
          <w:rFonts w:ascii="Times New Roman" w:eastAsia="宋体" w:hAnsi="Times New Roman" w:cs="Times New Roman"/>
          <w:szCs w:val="21"/>
        </w:rPr>
        <w:t xml:space="preserve"> = -65</w:t>
      </w:r>
      <w:r w:rsidRPr="00ED4B86">
        <w:rPr>
          <w:rFonts w:ascii="Times New Roman" w:eastAsia="宋体" w:hAnsi="Times New Roman" w:cs="Times New Roman" w:hint="eastAsia"/>
          <w:szCs w:val="21"/>
        </w:rPr>
        <w:t>，</w:t>
      </w:r>
      <w:r w:rsidRPr="00C82A65">
        <w:rPr>
          <w:rFonts w:ascii="Times New Roman" w:eastAsia="宋体" w:hAnsi="Times New Roman" w:cs="Times New Roman"/>
          <w:i/>
          <w:iCs/>
          <w:szCs w:val="21"/>
        </w:rPr>
        <w:t>y</w:t>
      </w:r>
      <w:r w:rsidRPr="00ED4B86">
        <w:rPr>
          <w:rFonts w:ascii="Times New Roman" w:eastAsia="宋体" w:hAnsi="Times New Roman" w:cs="Times New Roman"/>
          <w:szCs w:val="21"/>
        </w:rPr>
        <w:t xml:space="preserve"> = 41</w:t>
      </w:r>
      <w:r w:rsidRPr="00ED4B86">
        <w:rPr>
          <w:rFonts w:ascii="Times New Roman" w:eastAsia="宋体" w:hAnsi="Times New Roman" w:cs="Times New Roman" w:hint="eastAsia"/>
          <w:szCs w:val="21"/>
        </w:rPr>
        <w:t>，</w:t>
      </w:r>
      <w:r w:rsidRPr="00C82A65">
        <w:rPr>
          <w:rFonts w:ascii="Times New Roman" w:eastAsia="宋体" w:hAnsi="Times New Roman" w:cs="Times New Roman"/>
          <w:i/>
          <w:iCs/>
          <w:szCs w:val="21"/>
        </w:rPr>
        <w:t>x</w:t>
      </w:r>
      <w:r w:rsidRPr="00ED4B86">
        <w:rPr>
          <w:rFonts w:ascii="Times New Roman" w:eastAsia="宋体" w:hAnsi="Times New Roman" w:cs="Times New Roman"/>
          <w:szCs w:val="21"/>
        </w:rPr>
        <w:t>-</w:t>
      </w:r>
      <w:r w:rsidRPr="00C82A65">
        <w:rPr>
          <w:rFonts w:ascii="Times New Roman" w:eastAsia="宋体" w:hAnsi="Times New Roman" w:cs="Times New Roman"/>
          <w:i/>
          <w:iCs/>
          <w:szCs w:val="21"/>
        </w:rPr>
        <w:t>y</w:t>
      </w:r>
      <w:r w:rsidR="00C82A65" w:rsidRPr="00C82A65">
        <w:rPr>
          <w:rFonts w:ascii="Times New Roman" w:eastAsia="宋体" w:hAnsi="Times New Roman" w:cs="Times New Roman"/>
          <w:szCs w:val="21"/>
        </w:rPr>
        <w:t xml:space="preserve"> </w:t>
      </w:r>
      <w:r w:rsidRPr="00ED4B86">
        <w:rPr>
          <w:rFonts w:ascii="Times New Roman" w:eastAsia="宋体" w:hAnsi="Times New Roman" w:cs="Times New Roman"/>
          <w:szCs w:val="21"/>
        </w:rPr>
        <w:t>的机器数溢出</w:t>
      </w:r>
    </w:p>
    <w:p w14:paraId="25100854" w14:textId="2A594EC1" w:rsidR="00F23886" w:rsidRPr="00ED4B86" w:rsidRDefault="00F23886" w:rsidP="00F23886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C82A65">
        <w:rPr>
          <w:rFonts w:ascii="Times New Roman" w:eastAsia="宋体" w:hAnsi="Times New Roman" w:cs="Times New Roman"/>
          <w:i/>
          <w:iCs/>
          <w:szCs w:val="21"/>
        </w:rPr>
        <w:t>x</w:t>
      </w:r>
      <w:r w:rsidR="00C82A65">
        <w:rPr>
          <w:rFonts w:ascii="Times New Roman" w:eastAsia="宋体" w:hAnsi="Times New Roman" w:cs="Times New Roman"/>
          <w:szCs w:val="21"/>
        </w:rPr>
        <w:t xml:space="preserve"> </w:t>
      </w:r>
      <w:r w:rsidRPr="00ED4B86">
        <w:rPr>
          <w:rFonts w:ascii="Times New Roman" w:eastAsia="宋体" w:hAnsi="Times New Roman" w:cs="Times New Roman"/>
          <w:szCs w:val="21"/>
        </w:rPr>
        <w:t>=-33</w:t>
      </w:r>
      <w:r w:rsidRPr="00ED4B86">
        <w:rPr>
          <w:rFonts w:ascii="Times New Roman" w:eastAsia="宋体" w:hAnsi="Times New Roman" w:cs="Times New Roman" w:hint="eastAsia"/>
          <w:szCs w:val="21"/>
        </w:rPr>
        <w:t>，</w:t>
      </w:r>
      <w:r w:rsidRPr="00C82A65">
        <w:rPr>
          <w:rFonts w:ascii="Times New Roman" w:eastAsia="宋体" w:hAnsi="Times New Roman" w:cs="Times New Roman"/>
          <w:i/>
          <w:iCs/>
          <w:szCs w:val="21"/>
        </w:rPr>
        <w:t>y</w:t>
      </w:r>
      <w:r w:rsidRPr="00ED4B86">
        <w:rPr>
          <w:rFonts w:ascii="Times New Roman" w:eastAsia="宋体" w:hAnsi="Times New Roman" w:cs="Times New Roman"/>
          <w:szCs w:val="21"/>
        </w:rPr>
        <w:t xml:space="preserve"> = 65</w:t>
      </w:r>
      <w:r w:rsidRPr="00ED4B86">
        <w:rPr>
          <w:rFonts w:ascii="Times New Roman" w:eastAsia="宋体" w:hAnsi="Times New Roman" w:cs="Times New Roman" w:hint="eastAsia"/>
          <w:szCs w:val="21"/>
        </w:rPr>
        <w:t>，</w:t>
      </w:r>
      <w:r w:rsidR="00C82A65" w:rsidRPr="00C82A65">
        <w:rPr>
          <w:rFonts w:ascii="Times New Roman" w:eastAsia="宋体" w:hAnsi="Times New Roman" w:cs="Times New Roman"/>
          <w:i/>
          <w:iCs/>
          <w:szCs w:val="21"/>
        </w:rPr>
        <w:t>x</w:t>
      </w:r>
      <w:r w:rsidR="00C82A65" w:rsidRPr="00ED4B86">
        <w:rPr>
          <w:rFonts w:ascii="Times New Roman" w:eastAsia="宋体" w:hAnsi="Times New Roman" w:cs="Times New Roman"/>
          <w:szCs w:val="21"/>
        </w:rPr>
        <w:t>-</w:t>
      </w:r>
      <w:r w:rsidR="00C82A65" w:rsidRPr="00C82A65">
        <w:rPr>
          <w:rFonts w:ascii="Times New Roman" w:eastAsia="宋体" w:hAnsi="Times New Roman" w:cs="Times New Roman"/>
          <w:i/>
          <w:iCs/>
          <w:szCs w:val="21"/>
        </w:rPr>
        <w:t>y</w:t>
      </w:r>
      <w:r w:rsidRPr="00ED4B86">
        <w:rPr>
          <w:rFonts w:ascii="Times New Roman" w:eastAsia="宋体" w:hAnsi="Times New Roman" w:cs="Times New Roman"/>
          <w:szCs w:val="21"/>
        </w:rPr>
        <w:t xml:space="preserve"> </w:t>
      </w:r>
      <w:r w:rsidRPr="00ED4B86">
        <w:rPr>
          <w:rFonts w:ascii="Times New Roman" w:eastAsia="宋体" w:hAnsi="Times New Roman" w:cs="Times New Roman"/>
          <w:szCs w:val="21"/>
        </w:rPr>
        <w:t>的机器数为</w:t>
      </w:r>
      <w:r w:rsidRPr="00ED4B86">
        <w:rPr>
          <w:rFonts w:ascii="Times New Roman" w:eastAsia="宋体" w:hAnsi="Times New Roman" w:cs="Times New Roman"/>
          <w:szCs w:val="21"/>
        </w:rPr>
        <w:t>FFFF FF9DH</w:t>
      </w:r>
    </w:p>
    <w:p w14:paraId="731C3F2D" w14:textId="100D7DB4" w:rsidR="00F23886" w:rsidRPr="00ED4B86" w:rsidRDefault="00F23886" w:rsidP="00F23886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C82A65">
        <w:rPr>
          <w:rFonts w:ascii="Times New Roman" w:eastAsia="宋体" w:hAnsi="Times New Roman" w:cs="Times New Roman"/>
          <w:i/>
          <w:iCs/>
          <w:szCs w:val="21"/>
        </w:rPr>
        <w:t>x</w:t>
      </w:r>
      <w:r w:rsidRPr="00ED4B86">
        <w:rPr>
          <w:rFonts w:ascii="Times New Roman" w:eastAsia="宋体" w:hAnsi="Times New Roman" w:cs="Times New Roman"/>
          <w:szCs w:val="21"/>
        </w:rPr>
        <w:t xml:space="preserve"> = -33</w:t>
      </w:r>
      <w:r w:rsidRPr="00ED4B86">
        <w:rPr>
          <w:rFonts w:ascii="Times New Roman" w:eastAsia="宋体" w:hAnsi="Times New Roman" w:cs="Times New Roman" w:hint="eastAsia"/>
          <w:szCs w:val="21"/>
        </w:rPr>
        <w:t>，</w:t>
      </w:r>
      <w:r w:rsidRPr="00C82A65">
        <w:rPr>
          <w:rFonts w:ascii="Times New Roman" w:eastAsia="宋体" w:hAnsi="Times New Roman" w:cs="Times New Roman"/>
          <w:i/>
          <w:iCs/>
          <w:szCs w:val="21"/>
        </w:rPr>
        <w:t>y</w:t>
      </w:r>
      <w:r w:rsidRPr="00ED4B86">
        <w:rPr>
          <w:rFonts w:ascii="Times New Roman" w:eastAsia="宋体" w:hAnsi="Times New Roman" w:cs="Times New Roman"/>
          <w:szCs w:val="21"/>
        </w:rPr>
        <w:t xml:space="preserve"> = 65</w:t>
      </w:r>
      <w:r w:rsidRPr="00ED4B86">
        <w:rPr>
          <w:rFonts w:ascii="Times New Roman" w:eastAsia="宋体" w:hAnsi="Times New Roman" w:cs="Times New Roman" w:hint="eastAsia"/>
          <w:szCs w:val="21"/>
        </w:rPr>
        <w:t>，</w:t>
      </w:r>
      <w:r w:rsidR="00C82A65" w:rsidRPr="00C82A65">
        <w:rPr>
          <w:rFonts w:ascii="Times New Roman" w:eastAsia="宋体" w:hAnsi="Times New Roman" w:cs="Times New Roman"/>
          <w:i/>
          <w:iCs/>
          <w:szCs w:val="21"/>
        </w:rPr>
        <w:t>x</w:t>
      </w:r>
      <w:r w:rsidR="00C82A65" w:rsidRPr="00ED4B86">
        <w:rPr>
          <w:rFonts w:ascii="Times New Roman" w:eastAsia="宋体" w:hAnsi="Times New Roman" w:cs="Times New Roman"/>
          <w:szCs w:val="21"/>
        </w:rPr>
        <w:t>-</w:t>
      </w:r>
      <w:r w:rsidR="00C82A65" w:rsidRPr="00C82A65">
        <w:rPr>
          <w:rFonts w:ascii="Times New Roman" w:eastAsia="宋体" w:hAnsi="Times New Roman" w:cs="Times New Roman"/>
          <w:i/>
          <w:iCs/>
          <w:szCs w:val="21"/>
        </w:rPr>
        <w:t>y</w:t>
      </w:r>
      <w:r w:rsidR="00C82A65">
        <w:rPr>
          <w:rFonts w:ascii="Times New Roman" w:eastAsia="宋体" w:hAnsi="Times New Roman" w:cs="Times New Roman"/>
          <w:i/>
          <w:iCs/>
          <w:szCs w:val="21"/>
        </w:rPr>
        <w:t xml:space="preserve"> </w:t>
      </w:r>
      <w:r w:rsidRPr="00ED4B86">
        <w:rPr>
          <w:rFonts w:ascii="Times New Roman" w:eastAsia="宋体" w:hAnsi="Times New Roman" w:cs="Times New Roman"/>
          <w:szCs w:val="21"/>
        </w:rPr>
        <w:t>的机器数为</w:t>
      </w:r>
      <w:r w:rsidRPr="00ED4B86">
        <w:rPr>
          <w:rFonts w:ascii="Times New Roman" w:eastAsia="宋体" w:hAnsi="Times New Roman" w:cs="Times New Roman"/>
          <w:szCs w:val="21"/>
        </w:rPr>
        <w:t>FFFF FF9EH</w:t>
      </w:r>
    </w:p>
    <w:p w14:paraId="1DB09830" w14:textId="4E4033BB" w:rsidR="00F23886" w:rsidRPr="00ED4B86" w:rsidRDefault="00F23886" w:rsidP="00F23886">
      <w:pPr>
        <w:widowControl/>
        <w:numPr>
          <w:ilvl w:val="0"/>
          <w:numId w:val="4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C82A65">
        <w:rPr>
          <w:rFonts w:ascii="Times New Roman" w:eastAsia="宋体" w:hAnsi="Times New Roman" w:cs="Times New Roman"/>
          <w:i/>
          <w:iCs/>
          <w:szCs w:val="21"/>
        </w:rPr>
        <w:t>x</w:t>
      </w:r>
      <w:r w:rsidRPr="00ED4B86">
        <w:rPr>
          <w:rFonts w:ascii="Times New Roman" w:eastAsia="宋体" w:hAnsi="Times New Roman" w:cs="Times New Roman"/>
          <w:szCs w:val="21"/>
        </w:rPr>
        <w:t>=-65</w:t>
      </w:r>
      <w:r w:rsidRPr="00ED4B86">
        <w:rPr>
          <w:rFonts w:ascii="Times New Roman" w:eastAsia="宋体" w:hAnsi="Times New Roman" w:cs="Times New Roman" w:hint="eastAsia"/>
          <w:szCs w:val="21"/>
        </w:rPr>
        <w:t>，</w:t>
      </w:r>
      <w:r w:rsidRPr="00C82A65">
        <w:rPr>
          <w:rFonts w:ascii="Times New Roman" w:eastAsia="宋体" w:hAnsi="Times New Roman" w:cs="Times New Roman"/>
          <w:i/>
          <w:iCs/>
          <w:szCs w:val="21"/>
        </w:rPr>
        <w:t>y</w:t>
      </w:r>
      <w:r w:rsidRPr="00ED4B86">
        <w:rPr>
          <w:rFonts w:ascii="Times New Roman" w:eastAsia="宋体" w:hAnsi="Times New Roman" w:cs="Times New Roman"/>
          <w:szCs w:val="21"/>
        </w:rPr>
        <w:t xml:space="preserve"> = 41</w:t>
      </w:r>
      <w:r w:rsidRPr="00ED4B86">
        <w:rPr>
          <w:rFonts w:ascii="Times New Roman" w:eastAsia="宋体" w:hAnsi="Times New Roman" w:cs="Times New Roman" w:hint="eastAsia"/>
          <w:szCs w:val="21"/>
        </w:rPr>
        <w:t>，</w:t>
      </w:r>
      <w:r w:rsidR="00C82A65" w:rsidRPr="00C82A65">
        <w:rPr>
          <w:rFonts w:ascii="Times New Roman" w:eastAsia="宋体" w:hAnsi="Times New Roman" w:cs="Times New Roman"/>
          <w:i/>
          <w:iCs/>
          <w:szCs w:val="21"/>
        </w:rPr>
        <w:t>x</w:t>
      </w:r>
      <w:r w:rsidR="00C82A65" w:rsidRPr="00ED4B86">
        <w:rPr>
          <w:rFonts w:ascii="Times New Roman" w:eastAsia="宋体" w:hAnsi="Times New Roman" w:cs="Times New Roman"/>
          <w:szCs w:val="21"/>
        </w:rPr>
        <w:t>-</w:t>
      </w:r>
      <w:r w:rsidR="00C82A65" w:rsidRPr="00C82A65">
        <w:rPr>
          <w:rFonts w:ascii="Times New Roman" w:eastAsia="宋体" w:hAnsi="Times New Roman" w:cs="Times New Roman"/>
          <w:i/>
          <w:iCs/>
          <w:szCs w:val="21"/>
        </w:rPr>
        <w:t>y</w:t>
      </w:r>
      <w:r w:rsidR="00C82A65">
        <w:rPr>
          <w:rFonts w:ascii="Times New Roman" w:eastAsia="宋体" w:hAnsi="Times New Roman" w:cs="Times New Roman"/>
          <w:i/>
          <w:iCs/>
          <w:szCs w:val="21"/>
        </w:rPr>
        <w:t xml:space="preserve"> </w:t>
      </w:r>
      <w:r w:rsidRPr="00ED4B86">
        <w:rPr>
          <w:rFonts w:ascii="Times New Roman" w:eastAsia="宋体" w:hAnsi="Times New Roman" w:cs="Times New Roman"/>
          <w:szCs w:val="21"/>
        </w:rPr>
        <w:t>的机器数为</w:t>
      </w:r>
      <w:r w:rsidRPr="00ED4B86">
        <w:rPr>
          <w:rFonts w:ascii="Times New Roman" w:eastAsia="宋体" w:hAnsi="Times New Roman" w:cs="Times New Roman"/>
          <w:szCs w:val="21"/>
        </w:rPr>
        <w:t>FFFF FF96H</w:t>
      </w:r>
    </w:p>
    <w:p w14:paraId="53C83AE6" w14:textId="77777777" w:rsidR="0012419B" w:rsidRDefault="00AD3E99" w:rsidP="00F23886">
      <w:pPr>
        <w:rPr>
          <w:rFonts w:ascii="Times New Roman" w:eastAsia="宋体" w:hAnsi="Times New Roman" w:cs="Times New Roman"/>
          <w:color w:val="0070C0"/>
          <w:szCs w:val="21"/>
        </w:rPr>
      </w:pPr>
      <w:r w:rsidRPr="00AD3E99">
        <w:rPr>
          <w:rFonts w:ascii="Times New Roman" w:eastAsia="宋体" w:hAnsi="Times New Roman" w:cs="Times New Roman"/>
          <w:color w:val="0070C0"/>
          <w:szCs w:val="21"/>
        </w:rPr>
        <w:t>[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解析</w:t>
      </w:r>
      <w:r w:rsidRPr="00AD3E99">
        <w:rPr>
          <w:rFonts w:ascii="Times New Roman" w:eastAsia="宋体" w:hAnsi="Times New Roman" w:cs="Times New Roman"/>
          <w:color w:val="0070C0"/>
          <w:szCs w:val="21"/>
        </w:rPr>
        <w:t>]</w:t>
      </w:r>
      <w:r w:rsidR="003F6C99">
        <w:rPr>
          <w:rFonts w:ascii="Times New Roman" w:eastAsia="宋体" w:hAnsi="Times New Roman" w:cs="Times New Roman"/>
          <w:color w:val="0070C0"/>
          <w:szCs w:val="21"/>
        </w:rPr>
        <w:t xml:space="preserve"> </w:t>
      </w:r>
    </w:p>
    <w:p w14:paraId="67D6D9D3" w14:textId="2141C6FB" w:rsidR="00F23886" w:rsidRPr="00194AE9" w:rsidRDefault="009461D7" w:rsidP="00F23886">
      <w:pPr>
        <w:rPr>
          <w:color w:val="0070C0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color w:val="0070C0"/>
              <w:szCs w:val="21"/>
            </w:rPr>
            <m:t>∵4×16</m:t>
          </m:r>
          <m:r>
            <w:rPr>
              <w:rFonts w:ascii="Cambria Math" w:eastAsia="宋体" w:hAnsi="Cambria Math" w:cs="Times New Roman" w:hint="eastAsia"/>
              <w:color w:val="0070C0"/>
              <w:szCs w:val="21"/>
            </w:rPr>
            <m:t>+</m:t>
          </m:r>
          <m:r>
            <w:rPr>
              <w:rFonts w:ascii="Cambria Math" w:eastAsia="宋体" w:hAnsi="Cambria Math" w:cs="Times New Roman"/>
              <w:color w:val="0070C0"/>
              <w:szCs w:val="21"/>
            </w:rPr>
            <m:t>1</m:t>
          </m:r>
          <m:r>
            <w:rPr>
              <w:rFonts w:ascii="Cambria Math" w:eastAsia="宋体" w:hAnsi="Cambria Math" w:cs="Times New Roman" w:hint="eastAsia"/>
              <w:color w:val="0070C0"/>
              <w:szCs w:val="21"/>
            </w:rPr>
            <m:t>=</m:t>
          </m:r>
          <m:r>
            <w:rPr>
              <w:rFonts w:ascii="Cambria Math" w:eastAsia="宋体" w:hAnsi="Cambria Math" w:cs="Times New Roman"/>
              <w:color w:val="0070C0"/>
              <w:szCs w:val="21"/>
            </w:rPr>
            <m:t xml:space="preserve"> 65,   ∴0000 0041H=65D</m:t>
          </m:r>
        </m:oMath>
      </m:oMathPara>
    </w:p>
    <w:p w14:paraId="737B5AFB" w14:textId="7CDDB1E9" w:rsidR="00194AE9" w:rsidRDefault="00194AE9" w:rsidP="00F23886">
      <w:pPr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可知只有B和C可能正确</w:t>
      </w:r>
    </w:p>
    <w:p w14:paraId="5FFF22F1" w14:textId="7EEDF2E6" w:rsidR="00421F3F" w:rsidRPr="001B20E0" w:rsidRDefault="00CE7167" w:rsidP="00F23886">
      <w:pPr>
        <w:rPr>
          <w:color w:val="0070C0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color w:val="0070C0"/>
              <w:szCs w:val="21"/>
            </w:rPr>
            <m:t>x = -33D</m:t>
          </m:r>
          <m:r>
            <w:rPr>
              <w:rFonts w:ascii="Cambria Math" w:eastAsia="宋体" w:hAnsi="Cambria Math" w:cs="Times New Roman" w:hint="eastAsia"/>
              <w:color w:val="0070C0"/>
              <w:szCs w:val="21"/>
            </w:rPr>
            <m:t>，</m:t>
          </m:r>
          <m:r>
            <w:rPr>
              <w:rFonts w:ascii="Cambria Math" w:eastAsia="宋体" w:hAnsi="Cambria Math" w:cs="Times New Roman"/>
              <w:color w:val="0070C0"/>
              <w:szCs w:val="21"/>
            </w:rPr>
            <m:t>y = 65D</m:t>
          </m:r>
          <m:r>
            <w:rPr>
              <w:rFonts w:ascii="Cambria Math" w:hAnsi="Cambria Math"/>
              <w:color w:val="0070C0"/>
              <w:szCs w:val="21"/>
            </w:rPr>
            <m:t xml:space="preserve"> ⟹ </m:t>
          </m:r>
          <m:r>
            <w:rPr>
              <w:rFonts w:ascii="Cambria Math" w:hAnsi="Cambria Math" w:hint="eastAsia"/>
              <w:color w:val="0070C0"/>
              <w:szCs w:val="21"/>
            </w:rPr>
            <m:t>x</m:t>
          </m:r>
          <m:r>
            <w:rPr>
              <w:rFonts w:ascii="微软雅黑" w:eastAsia="微软雅黑" w:hAnsi="微软雅黑" w:cs="微软雅黑" w:hint="eastAsia"/>
              <w:color w:val="0070C0"/>
              <w:szCs w:val="21"/>
            </w:rPr>
            <m:t>-</m:t>
          </m:r>
          <m:r>
            <w:rPr>
              <w:rFonts w:ascii="Cambria Math" w:hAnsi="Cambria Math" w:hint="eastAsia"/>
              <w:color w:val="0070C0"/>
              <w:szCs w:val="21"/>
            </w:rPr>
            <m:t>y</m:t>
          </m:r>
          <m:r>
            <w:rPr>
              <w:rFonts w:ascii="Cambria Math" w:hAnsi="Cambria Math"/>
              <w:color w:val="0070C0"/>
              <w:szCs w:val="21"/>
            </w:rPr>
            <m:t>= -98D</m:t>
          </m:r>
        </m:oMath>
      </m:oMathPara>
    </w:p>
    <w:p w14:paraId="693EA4D8" w14:textId="77777777" w:rsidR="005C0650" w:rsidRDefault="005C0650" w:rsidP="00F23886">
      <w:pPr>
        <w:rPr>
          <w:color w:val="0070C0"/>
          <w:szCs w:val="21"/>
        </w:rPr>
      </w:pPr>
    </w:p>
    <w:p w14:paraId="5ADC6D04" w14:textId="098C5FAA" w:rsidR="00C0029E" w:rsidRDefault="00024DBE" w:rsidP="00F23886">
      <w:pPr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方法1：</w:t>
      </w:r>
      <w:r w:rsidR="007A2684">
        <w:rPr>
          <w:rFonts w:hint="eastAsia"/>
          <w:color w:val="0070C0"/>
          <w:szCs w:val="21"/>
        </w:rPr>
        <w:t>依据</w:t>
      </w:r>
      <w:r w:rsidR="005B09CB">
        <w:rPr>
          <w:rFonts w:hint="eastAsia"/>
          <w:color w:val="0070C0"/>
          <w:szCs w:val="21"/>
        </w:rPr>
        <w:t>补码</w:t>
      </w:r>
      <w:r w:rsidR="00174A64">
        <w:rPr>
          <w:rFonts w:hint="eastAsia"/>
          <w:color w:val="0070C0"/>
          <w:szCs w:val="21"/>
        </w:rPr>
        <w:t>定义</w:t>
      </w:r>
      <w:r w:rsidR="00B71325">
        <w:rPr>
          <w:rFonts w:hint="eastAsia"/>
          <w:color w:val="0070C0"/>
          <w:szCs w:val="21"/>
        </w:rPr>
        <w:t>计算，</w:t>
      </w:r>
    </w:p>
    <w:p w14:paraId="2D88E2A6" w14:textId="77777777" w:rsidR="00BD599B" w:rsidRPr="00BD599B" w:rsidRDefault="00000000" w:rsidP="00F23886">
      <w:pPr>
        <w:rPr>
          <w:color w:val="0070C0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color w:val="0070C0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70C0"/>
                  <w:szCs w:val="21"/>
                </w:rPr>
                <m:t>2</m:t>
              </m:r>
            </m:e>
            <m:sup>
              <m:r>
                <w:rPr>
                  <w:rFonts w:ascii="Cambria Math" w:hAnsi="Cambria Math"/>
                  <w:color w:val="0070C0"/>
                  <w:szCs w:val="21"/>
                </w:rPr>
                <m:t>32</m:t>
              </m:r>
            </m:sup>
          </m:sSup>
          <m:r>
            <w:rPr>
              <w:rFonts w:ascii="Cambria Math" w:hAnsi="Cambria Math"/>
              <w:color w:val="0070C0"/>
              <w:szCs w:val="21"/>
            </w:rPr>
            <m:t>-98</m:t>
          </m:r>
        </m:oMath>
      </m:oMathPara>
    </w:p>
    <w:p w14:paraId="028D7CBF" w14:textId="77777777" w:rsidR="00F6615B" w:rsidRPr="00F6615B" w:rsidRDefault="007A2684" w:rsidP="00F23886">
      <w:pPr>
        <w:rPr>
          <w:color w:val="0070C0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 w:hint="eastAsia"/>
              <w:color w:val="0070C0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70C0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70C0"/>
                  <w:szCs w:val="21"/>
                </w:rPr>
                <m:t>(2</m:t>
              </m:r>
            </m:e>
            <m:sup>
              <m:r>
                <w:rPr>
                  <w:rFonts w:ascii="Cambria Math" w:hAnsi="Cambria Math"/>
                  <w:color w:val="0070C0"/>
                  <w:szCs w:val="21"/>
                </w:rPr>
                <m:t>32</m:t>
              </m:r>
            </m:sup>
          </m:sSup>
          <m:r>
            <w:rPr>
              <w:rFonts w:ascii="Cambria Math" w:hAnsi="Cambria Math"/>
              <w:color w:val="0070C0"/>
              <w:szCs w:val="21"/>
            </w:rPr>
            <m:t>-1)-97</m:t>
          </m:r>
        </m:oMath>
      </m:oMathPara>
    </w:p>
    <w:p w14:paraId="62D0A8C5" w14:textId="77777777" w:rsidR="00F6615B" w:rsidRPr="00F6615B" w:rsidRDefault="00BD599B" w:rsidP="00F23886">
      <w:pPr>
        <w:rPr>
          <w:color w:val="0070C0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70C0"/>
              <w:szCs w:val="21"/>
            </w:rPr>
            <m:t>=</m:t>
          </m:r>
          <m:r>
            <w:rPr>
              <w:rFonts w:ascii="Cambria Math" w:hAnsi="Cambria Math"/>
              <w:color w:val="C00000"/>
              <w:szCs w:val="21"/>
            </w:rPr>
            <m:t>[(</m:t>
          </m:r>
          <m:sSup>
            <m:sSupPr>
              <m:ctrlPr>
                <w:rPr>
                  <w:rFonts w:ascii="Cambria Math" w:eastAsia="微软雅黑" w:hAnsi="微软雅黑" w:cs="微软雅黑"/>
                  <w:i/>
                  <w:color w:val="C00000"/>
                  <w:szCs w:val="21"/>
                </w:rPr>
              </m:ctrlPr>
            </m:sSupPr>
            <m:e>
              <m:r>
                <w:rPr>
                  <w:rFonts w:ascii="Cambria Math" w:eastAsia="微软雅黑" w:hAnsi="微软雅黑" w:cs="微软雅黑"/>
                  <w:color w:val="C00000"/>
                  <w:szCs w:val="21"/>
                </w:rPr>
                <m:t>2</m:t>
              </m:r>
            </m:e>
            <m:sup>
              <m:r>
                <w:rPr>
                  <w:rFonts w:ascii="Cambria Math" w:eastAsia="微软雅黑" w:hAnsi="微软雅黑" w:cs="微软雅黑"/>
                  <w:color w:val="C00000"/>
                  <w:szCs w:val="21"/>
                </w:rPr>
                <m:t>32</m:t>
              </m:r>
            </m:sup>
          </m:sSup>
          <m:r>
            <w:rPr>
              <w:rFonts w:ascii="微软雅黑" w:eastAsia="微软雅黑" w:hAnsi="微软雅黑" w:cs="微软雅黑" w:hint="eastAsia"/>
              <w:color w:val="C00000"/>
              <w:szCs w:val="21"/>
            </w:rPr>
            <m:t>-</m:t>
          </m:r>
          <m:r>
            <w:rPr>
              <w:rFonts w:ascii="Cambria Math" w:eastAsia="微软雅黑" w:hAnsi="微软雅黑" w:cs="微软雅黑"/>
              <w:color w:val="C00000"/>
              <w:szCs w:val="21"/>
            </w:rPr>
            <m:t>1)</m:t>
          </m:r>
          <m:r>
            <w:rPr>
              <w:rFonts w:ascii="Cambria Math" w:eastAsia="微软雅黑" w:hAnsi="微软雅黑" w:cs="微软雅黑"/>
              <w:color w:val="C00000"/>
              <w:szCs w:val="21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C00000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C00000"/>
                  <w:szCs w:val="21"/>
                </w:rPr>
                <m:t>(2</m:t>
              </m:r>
            </m:e>
            <m:sup>
              <m:r>
                <w:rPr>
                  <w:rFonts w:ascii="Cambria Math" w:hAnsi="Cambria Math"/>
                  <w:color w:val="C00000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color w:val="C00000"/>
              <w:szCs w:val="21"/>
            </w:rPr>
            <m:t>-1)]</m:t>
          </m:r>
          <m:r>
            <w:rPr>
              <w:rFonts w:ascii="Cambria Math" w:hAnsi="Cambria Math" w:hint="eastAsia"/>
              <w:color w:val="0070C0"/>
              <w:szCs w:val="21"/>
            </w:rPr>
            <m:t>+</m:t>
          </m:r>
          <m:r>
            <w:rPr>
              <w:rFonts w:ascii="Cambria Math" w:hAnsi="Cambria Math"/>
              <w:color w:val="0070C0"/>
              <w:szCs w:val="21"/>
            </w:rPr>
            <m:t>[(</m:t>
          </m:r>
          <m:sSup>
            <m:sSupPr>
              <m:ctrlPr>
                <w:rPr>
                  <w:rFonts w:ascii="Cambria Math" w:hAnsi="Cambria Math"/>
                  <w:i/>
                  <w:color w:val="0070C0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70C0"/>
                  <w:szCs w:val="21"/>
                </w:rPr>
                <m:t>2</m:t>
              </m:r>
            </m:e>
            <m:sup>
              <m:r>
                <w:rPr>
                  <w:rFonts w:ascii="Cambria Math" w:hAnsi="Cambria Math"/>
                  <w:color w:val="0070C0"/>
                  <w:szCs w:val="21"/>
                </w:rPr>
                <m:t>8</m:t>
              </m:r>
            </m:sup>
          </m:sSup>
          <m:r>
            <w:rPr>
              <w:rFonts w:ascii="Cambria Math" w:eastAsia="微软雅黑" w:hAnsi="微软雅黑" w:cs="微软雅黑"/>
              <w:color w:val="0070C0"/>
              <w:szCs w:val="21"/>
            </w:rPr>
            <m:t>-</m:t>
          </m:r>
          <m:r>
            <w:rPr>
              <w:rFonts w:ascii="Cambria Math" w:eastAsia="微软雅黑" w:hAnsi="微软雅黑" w:cs="微软雅黑"/>
              <w:color w:val="0070C0"/>
              <w:szCs w:val="21"/>
            </w:rPr>
            <m:t>1)</m:t>
          </m:r>
          <m:r>
            <w:rPr>
              <w:rFonts w:ascii="微软雅黑" w:eastAsia="微软雅黑" w:hAnsi="微软雅黑" w:cs="微软雅黑" w:hint="eastAsia"/>
              <w:color w:val="0070C0"/>
              <w:szCs w:val="21"/>
            </w:rPr>
            <m:t>-</m:t>
          </m:r>
          <m:r>
            <w:rPr>
              <w:rFonts w:ascii="Cambria Math" w:hAnsi="Cambria Math"/>
              <w:color w:val="0070C0"/>
              <w:szCs w:val="21"/>
            </w:rPr>
            <m:t>97]</m:t>
          </m:r>
        </m:oMath>
      </m:oMathPara>
    </w:p>
    <w:p w14:paraId="202DFCA9" w14:textId="28B24F37" w:rsidR="00174A64" w:rsidRPr="003B409B" w:rsidRDefault="005D540A" w:rsidP="00F23886">
      <w:pPr>
        <w:rPr>
          <w:color w:val="0070C0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70C0"/>
              <w:szCs w:val="21"/>
            </w:rPr>
            <m:t>=</m:t>
          </m:r>
          <m:r>
            <w:rPr>
              <w:rFonts w:ascii="Cambria Math" w:hAnsi="Cambria Math"/>
              <w:color w:val="C00000"/>
              <w:szCs w:val="21"/>
            </w:rPr>
            <m:t>FFFFFF00H</m:t>
          </m:r>
          <m:r>
            <w:rPr>
              <w:rFonts w:ascii="Cambria Math" w:hAnsi="Cambria Math"/>
              <w:color w:val="0070C0"/>
              <w:szCs w:val="21"/>
            </w:rPr>
            <m:t xml:space="preserve">+158 </m:t>
          </m:r>
        </m:oMath>
      </m:oMathPara>
    </w:p>
    <w:p w14:paraId="143E60A2" w14:textId="0894F64C" w:rsidR="003B409B" w:rsidRPr="00B62C9F" w:rsidRDefault="003B409B" w:rsidP="003B409B">
      <w:pPr>
        <w:rPr>
          <w:color w:val="0070C0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70C0"/>
              <w:szCs w:val="21"/>
            </w:rPr>
            <m:t>=</m:t>
          </m:r>
          <m:r>
            <w:rPr>
              <w:rFonts w:ascii="Cambria Math" w:hAnsi="Cambria Math"/>
              <w:color w:val="C00000"/>
              <w:szCs w:val="21"/>
            </w:rPr>
            <m:t>FFFFFF00H</m:t>
          </m:r>
          <m:r>
            <w:rPr>
              <w:rFonts w:ascii="Cambria Math" w:hAnsi="Cambria Math"/>
              <w:color w:val="0070C0"/>
              <w:szCs w:val="21"/>
            </w:rPr>
            <m:t xml:space="preserve">+(128+16+8+4+2) </m:t>
          </m:r>
        </m:oMath>
      </m:oMathPara>
    </w:p>
    <w:p w14:paraId="482C4EE3" w14:textId="6736C2F8" w:rsidR="00B62C9F" w:rsidRPr="002F458E" w:rsidRDefault="00B62C9F" w:rsidP="00B62C9F">
      <w:pPr>
        <w:rPr>
          <w:color w:val="0070C0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70C0"/>
              <w:szCs w:val="21"/>
            </w:rPr>
            <m:t>=</m:t>
          </m:r>
          <m:r>
            <w:rPr>
              <w:rFonts w:ascii="Cambria Math" w:hAnsi="Cambria Math"/>
              <w:color w:val="C00000"/>
              <w:szCs w:val="21"/>
            </w:rPr>
            <m:t>FFFFFF00H</m:t>
          </m:r>
          <m:r>
            <w:rPr>
              <w:rFonts w:ascii="Cambria Math" w:hAnsi="Cambria Math"/>
              <w:color w:val="0070C0"/>
              <w:szCs w:val="21"/>
            </w:rPr>
            <m:t xml:space="preserve">+1001 1110B </m:t>
          </m:r>
        </m:oMath>
      </m:oMathPara>
    </w:p>
    <w:p w14:paraId="5083ACC7" w14:textId="77777777" w:rsidR="001D03B4" w:rsidRPr="003B409B" w:rsidRDefault="001D03B4" w:rsidP="001D03B4">
      <w:pPr>
        <w:rPr>
          <w:color w:val="0070C0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70C0"/>
              <w:szCs w:val="21"/>
            </w:rPr>
            <m:t>=</m:t>
          </m:r>
          <m:r>
            <w:rPr>
              <w:rFonts w:ascii="Cambria Math" w:hAnsi="Cambria Math"/>
              <w:color w:val="C00000"/>
              <w:szCs w:val="21"/>
            </w:rPr>
            <m:t>FFFFFF00H</m:t>
          </m:r>
          <m:r>
            <w:rPr>
              <w:rFonts w:ascii="Cambria Math" w:hAnsi="Cambria Math"/>
              <w:color w:val="0070C0"/>
              <w:szCs w:val="21"/>
            </w:rPr>
            <m:t xml:space="preserve">+9EH </m:t>
          </m:r>
        </m:oMath>
      </m:oMathPara>
    </w:p>
    <w:p w14:paraId="668833F8" w14:textId="57428AB9" w:rsidR="001D03B4" w:rsidRPr="001D03B4" w:rsidRDefault="001D03B4" w:rsidP="001D03B4">
      <w:pPr>
        <w:rPr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1"/>
            </w:rPr>
            <m:t>=FFFF FF9</m:t>
          </m:r>
          <m:r>
            <w:rPr>
              <w:rFonts w:ascii="Cambria Math" w:hAnsi="Cambria Math" w:hint="eastAsia"/>
              <w:szCs w:val="21"/>
            </w:rPr>
            <m:t>E</m:t>
          </m:r>
          <m:r>
            <w:rPr>
              <w:rFonts w:ascii="Cambria Math" w:hAnsi="Cambria Math"/>
              <w:szCs w:val="21"/>
            </w:rPr>
            <m:t xml:space="preserve">H </m:t>
          </m:r>
        </m:oMath>
      </m:oMathPara>
    </w:p>
    <w:p w14:paraId="3AE29CCE" w14:textId="77777777" w:rsidR="002F458E" w:rsidRPr="002F458E" w:rsidRDefault="002F458E" w:rsidP="00B62C9F">
      <w:pPr>
        <w:rPr>
          <w:color w:val="0070C0"/>
          <w:szCs w:val="21"/>
        </w:rPr>
      </w:pPr>
    </w:p>
    <w:p w14:paraId="76F292D8" w14:textId="4DD61737" w:rsidR="00B71325" w:rsidRDefault="00B71325" w:rsidP="00B71325">
      <w:pPr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方法2：真值取反+</w:t>
      </w:r>
      <w:r>
        <w:rPr>
          <w:color w:val="0070C0"/>
          <w:szCs w:val="21"/>
        </w:rPr>
        <w:t>1</w:t>
      </w:r>
      <w:r w:rsidR="00C86906">
        <w:rPr>
          <w:rFonts w:hint="eastAsia"/>
          <w:color w:val="0070C0"/>
          <w:szCs w:val="21"/>
        </w:rPr>
        <w:t>得到补码</w:t>
      </w:r>
    </w:p>
    <w:p w14:paraId="55B97E3A" w14:textId="68A70221" w:rsidR="00B62C9F" w:rsidRPr="00B71325" w:rsidRDefault="004B437F" w:rsidP="003B409B">
      <w:pPr>
        <w:rPr>
          <w:color w:val="0070C0"/>
          <w:szCs w:val="21"/>
        </w:rPr>
      </w:pPr>
      <m:oMathPara>
        <m:oMathParaPr>
          <m:jc m:val="left"/>
        </m:oMathParaPr>
        <m:oMath>
          <m:r>
            <w:rPr>
              <w:rFonts w:ascii="Cambria Math" w:hAnsi="Cambria Math" w:hint="eastAsia"/>
              <w:color w:val="0070C0"/>
              <w:szCs w:val="21"/>
            </w:rPr>
            <m:t>9</m:t>
          </m:r>
          <m:r>
            <w:rPr>
              <w:rFonts w:ascii="Cambria Math" w:hAnsi="Cambria Math"/>
              <w:color w:val="0070C0"/>
              <w:szCs w:val="21"/>
            </w:rPr>
            <m:t>8D=96D+2D=6×16+2=62H=0110 0010B</m:t>
          </m:r>
        </m:oMath>
      </m:oMathPara>
    </w:p>
    <w:p w14:paraId="5B95CC51" w14:textId="2BBBCEEF" w:rsidR="003B409B" w:rsidRDefault="00560A4B" w:rsidP="00F23886">
      <w:pPr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 xml:space="preserve">低7位取反得， </w:t>
      </w:r>
      <w:r>
        <w:rPr>
          <w:color w:val="0070C0"/>
          <w:szCs w:val="21"/>
        </w:rPr>
        <w:t>001 1101</w:t>
      </w:r>
      <w:r>
        <w:rPr>
          <w:rFonts w:hint="eastAsia"/>
          <w:color w:val="0070C0"/>
          <w:szCs w:val="21"/>
        </w:rPr>
        <w:t>B</w:t>
      </w:r>
    </w:p>
    <w:p w14:paraId="3F02B37D" w14:textId="6AA83AFA" w:rsidR="00560A4B" w:rsidRDefault="00560A4B" w:rsidP="00F23886">
      <w:pPr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+</w:t>
      </w:r>
      <w:r>
        <w:rPr>
          <w:color w:val="0070C0"/>
          <w:szCs w:val="21"/>
        </w:rPr>
        <w:t>1</w:t>
      </w:r>
      <w:r>
        <w:rPr>
          <w:rFonts w:hint="eastAsia"/>
          <w:color w:val="0070C0"/>
          <w:szCs w:val="21"/>
        </w:rPr>
        <w:t>得，0</w:t>
      </w:r>
      <w:r>
        <w:rPr>
          <w:color w:val="0070C0"/>
          <w:szCs w:val="21"/>
        </w:rPr>
        <w:t>01 1110</w:t>
      </w:r>
      <w:r>
        <w:rPr>
          <w:rFonts w:hint="eastAsia"/>
          <w:color w:val="0070C0"/>
          <w:szCs w:val="21"/>
        </w:rPr>
        <w:t>B</w:t>
      </w:r>
    </w:p>
    <w:p w14:paraId="52EB77DD" w14:textId="61F36797" w:rsidR="00560A4B" w:rsidRPr="00C0029E" w:rsidRDefault="00D0393A" w:rsidP="00F23886">
      <w:pPr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故9</w:t>
      </w:r>
      <w:r>
        <w:rPr>
          <w:color w:val="0070C0"/>
          <w:szCs w:val="21"/>
        </w:rPr>
        <w:t>8</w:t>
      </w:r>
      <w:r>
        <w:rPr>
          <w:rFonts w:hint="eastAsia"/>
          <w:color w:val="0070C0"/>
          <w:szCs w:val="21"/>
        </w:rPr>
        <w:t>D的补码是，1</w:t>
      </w:r>
      <w:r>
        <w:rPr>
          <w:color w:val="0070C0"/>
          <w:szCs w:val="21"/>
        </w:rPr>
        <w:t>001 1110</w:t>
      </w:r>
      <w:r>
        <w:rPr>
          <w:rFonts w:hint="eastAsia"/>
          <w:color w:val="0070C0"/>
          <w:szCs w:val="21"/>
        </w:rPr>
        <w:t>B</w:t>
      </w:r>
      <w:r>
        <w:rPr>
          <w:color w:val="0070C0"/>
          <w:szCs w:val="21"/>
        </w:rPr>
        <w:t xml:space="preserve"> </w:t>
      </w:r>
      <w:r>
        <w:rPr>
          <w:rFonts w:hint="eastAsia"/>
          <w:color w:val="0070C0"/>
          <w:szCs w:val="21"/>
        </w:rPr>
        <w:t>=</w:t>
      </w:r>
      <w:r>
        <w:rPr>
          <w:color w:val="0070C0"/>
          <w:szCs w:val="21"/>
        </w:rPr>
        <w:t xml:space="preserve"> 9</w:t>
      </w:r>
      <w:r>
        <w:rPr>
          <w:rFonts w:hint="eastAsia"/>
          <w:color w:val="0070C0"/>
          <w:szCs w:val="21"/>
        </w:rPr>
        <w:t>EH</w:t>
      </w:r>
    </w:p>
    <w:p w14:paraId="5A9C33C2" w14:textId="77777777" w:rsidR="00421F3F" w:rsidRDefault="00421F3F" w:rsidP="00F23886">
      <w:pPr>
        <w:rPr>
          <w:color w:val="0070C0"/>
          <w:szCs w:val="21"/>
        </w:rPr>
      </w:pPr>
    </w:p>
    <w:p w14:paraId="3E2BEE2F" w14:textId="77777777" w:rsidR="00AD3E99" w:rsidRPr="00ED4B86" w:rsidRDefault="00AD3E99" w:rsidP="00F23886">
      <w:pPr>
        <w:rPr>
          <w:szCs w:val="21"/>
        </w:rPr>
      </w:pPr>
    </w:p>
    <w:p w14:paraId="386F6BB0" w14:textId="2A210235" w:rsidR="00F23886" w:rsidRPr="00ED4B86" w:rsidRDefault="002E0B41" w:rsidP="002E0B41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1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.1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8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F23886" w:rsidRPr="00ED4B86">
        <w:rPr>
          <w:rFonts w:ascii="Times New Roman" w:eastAsia="宋体" w:hAnsi="Times New Roman" w:cs="Times New Roman" w:hint="eastAsia"/>
          <w:color w:val="000000"/>
          <w:szCs w:val="21"/>
        </w:rPr>
        <w:t>已知带符号整数用补码表示，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f1oat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型数据用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IEEE754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标准表示。假定变量</w:t>
      </w:r>
      <w:r w:rsidR="00F23886" w:rsidRPr="00E648F6">
        <w:rPr>
          <w:rFonts w:ascii="Times New Roman" w:eastAsia="宋体" w:hAnsi="Times New Roman" w:cs="Times New Roman"/>
          <w:i/>
          <w:iCs/>
          <w:color w:val="000000"/>
          <w:szCs w:val="21"/>
        </w:rPr>
        <w:t>x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的类型只可能是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int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或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float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，当</w:t>
      </w:r>
      <w:r w:rsidR="00F23886" w:rsidRPr="00C82A65">
        <w:rPr>
          <w:rFonts w:ascii="Times New Roman" w:eastAsia="宋体" w:hAnsi="Times New Roman" w:cs="Times New Roman"/>
          <w:i/>
          <w:iCs/>
          <w:color w:val="000000"/>
          <w:szCs w:val="21"/>
        </w:rPr>
        <w:t>x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的机器数为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C800 0000H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时，</w:t>
      </w:r>
      <w:r w:rsidR="00F23886" w:rsidRPr="00C82A65">
        <w:rPr>
          <w:rFonts w:ascii="Times New Roman" w:eastAsia="宋体" w:hAnsi="Times New Roman" w:cs="Times New Roman"/>
          <w:i/>
          <w:iCs/>
          <w:color w:val="000000"/>
          <w:szCs w:val="21"/>
        </w:rPr>
        <w:t>x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的值可能是（</w:t>
      </w:r>
      <w:r w:rsidR="00883E9A" w:rsidRPr="00883E9A">
        <w:rPr>
          <w:rFonts w:ascii="Times New Roman" w:eastAsia="宋体" w:hAnsi="Times New Roman" w:cs="Times New Roman"/>
          <w:color w:val="FF0000"/>
          <w:szCs w:val="21"/>
        </w:rPr>
        <w:t>A</w:t>
      </w:r>
      <w:r w:rsidR="00F23886" w:rsidRPr="00ED4B86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25831854" w14:textId="77777777" w:rsidR="00F23886" w:rsidRPr="00ED4B86" w:rsidRDefault="00F23886" w:rsidP="00F23886">
      <w:pPr>
        <w:widowControl/>
        <w:numPr>
          <w:ilvl w:val="0"/>
          <w:numId w:val="3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ED4B86">
        <w:rPr>
          <w:rFonts w:ascii="Times New Roman" w:eastAsia="宋体" w:hAnsi="Times New Roman" w:cs="Times New Roman"/>
          <w:szCs w:val="21"/>
        </w:rPr>
        <w:t>-7×2</w:t>
      </w:r>
      <w:r w:rsidRPr="00ED4B86">
        <w:rPr>
          <w:rFonts w:ascii="Times New Roman" w:eastAsia="宋体" w:hAnsi="Times New Roman" w:cs="Times New Roman"/>
          <w:szCs w:val="21"/>
          <w:vertAlign w:val="superscript"/>
        </w:rPr>
        <w:t>27</w:t>
      </w:r>
    </w:p>
    <w:p w14:paraId="31491CBE" w14:textId="77777777" w:rsidR="00F23886" w:rsidRPr="00ED4B86" w:rsidRDefault="00F23886" w:rsidP="00F23886">
      <w:pPr>
        <w:widowControl/>
        <w:numPr>
          <w:ilvl w:val="0"/>
          <w:numId w:val="3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ED4B86">
        <w:rPr>
          <w:rFonts w:ascii="Times New Roman" w:eastAsia="宋体" w:hAnsi="Times New Roman" w:cs="Times New Roman" w:hint="eastAsia"/>
          <w:szCs w:val="21"/>
        </w:rPr>
        <w:t>-</w:t>
      </w:r>
      <w:r w:rsidRPr="00ED4B86">
        <w:rPr>
          <w:rFonts w:ascii="Times New Roman" w:eastAsia="宋体" w:hAnsi="Times New Roman" w:cs="Times New Roman"/>
          <w:szCs w:val="21"/>
        </w:rPr>
        <w:t>2</w:t>
      </w:r>
      <w:r w:rsidRPr="00ED4B86">
        <w:rPr>
          <w:rFonts w:ascii="Times New Roman" w:eastAsia="宋体" w:hAnsi="Times New Roman" w:cs="Times New Roman"/>
          <w:szCs w:val="21"/>
          <w:vertAlign w:val="superscript"/>
        </w:rPr>
        <w:t>16</w:t>
      </w:r>
    </w:p>
    <w:p w14:paraId="5CE070C6" w14:textId="77777777" w:rsidR="00F23886" w:rsidRPr="00ED4B86" w:rsidRDefault="00F23886" w:rsidP="00F23886">
      <w:pPr>
        <w:widowControl/>
        <w:numPr>
          <w:ilvl w:val="0"/>
          <w:numId w:val="3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ED4B86">
        <w:rPr>
          <w:rFonts w:ascii="Times New Roman" w:eastAsia="宋体" w:hAnsi="Times New Roman" w:cs="Times New Roman" w:hint="eastAsia"/>
          <w:szCs w:val="21"/>
        </w:rPr>
        <w:t>2</w:t>
      </w:r>
      <w:r w:rsidRPr="00ED4B86">
        <w:rPr>
          <w:rFonts w:ascii="Times New Roman" w:eastAsia="宋体" w:hAnsi="Times New Roman" w:cs="Times New Roman"/>
          <w:szCs w:val="21"/>
          <w:vertAlign w:val="superscript"/>
        </w:rPr>
        <w:t>17</w:t>
      </w:r>
    </w:p>
    <w:p w14:paraId="29534E46" w14:textId="779F7DAD" w:rsidR="00F23886" w:rsidRPr="005E7F32" w:rsidRDefault="00F23886" w:rsidP="00F23886">
      <w:pPr>
        <w:widowControl/>
        <w:numPr>
          <w:ilvl w:val="0"/>
          <w:numId w:val="3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ED4B86">
        <w:rPr>
          <w:rFonts w:ascii="Times New Roman" w:eastAsia="宋体" w:hAnsi="Times New Roman" w:cs="Times New Roman"/>
          <w:szCs w:val="21"/>
        </w:rPr>
        <w:t>25×2</w:t>
      </w:r>
      <w:r w:rsidRPr="00ED4B86">
        <w:rPr>
          <w:rFonts w:ascii="Times New Roman" w:eastAsia="宋体" w:hAnsi="Times New Roman" w:cs="Times New Roman"/>
          <w:szCs w:val="21"/>
          <w:vertAlign w:val="superscript"/>
        </w:rPr>
        <w:t>27</w:t>
      </w:r>
    </w:p>
    <w:p w14:paraId="3CA55E38" w14:textId="05663ECF" w:rsidR="005E7F32" w:rsidRDefault="00AD3E99" w:rsidP="005E7F32">
      <w:pPr>
        <w:rPr>
          <w:rFonts w:ascii="Times New Roman" w:eastAsia="宋体" w:hAnsi="Times New Roman" w:cs="Times New Roman"/>
          <w:color w:val="0070C0"/>
          <w:szCs w:val="21"/>
        </w:rPr>
      </w:pPr>
      <w:r w:rsidRPr="00AD3E99">
        <w:rPr>
          <w:rFonts w:ascii="Times New Roman" w:eastAsia="宋体" w:hAnsi="Times New Roman" w:cs="Times New Roman"/>
          <w:color w:val="0070C0"/>
          <w:szCs w:val="21"/>
        </w:rPr>
        <w:t>[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解析</w:t>
      </w:r>
      <w:r w:rsidRPr="00AD3E99">
        <w:rPr>
          <w:rFonts w:ascii="Times New Roman" w:eastAsia="宋体" w:hAnsi="Times New Roman" w:cs="Times New Roman"/>
          <w:color w:val="0070C0"/>
          <w:szCs w:val="21"/>
        </w:rPr>
        <w:t>]</w:t>
      </w:r>
    </w:p>
    <w:p w14:paraId="3E844545" w14:textId="2D4515F0" w:rsidR="008F5513" w:rsidRDefault="00FA571A" w:rsidP="005E7F32">
      <w:pPr>
        <w:rPr>
          <w:rFonts w:ascii="Times New Roman" w:eastAsia="宋体" w:hAnsi="Times New Roman" w:cs="Times New Roman"/>
          <w:color w:val="0070C0"/>
          <w:szCs w:val="21"/>
        </w:rPr>
      </w:pPr>
      <w:r>
        <w:rPr>
          <w:rFonts w:ascii="Times New Roman" w:eastAsia="宋体" w:hAnsi="Times New Roman" w:cs="Times New Roman" w:hint="eastAsia"/>
          <w:color w:val="0070C0"/>
          <w:szCs w:val="21"/>
        </w:rPr>
        <w:lastRenderedPageBreak/>
        <w:t>（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1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）</w:t>
      </w:r>
      <w:r w:rsidR="008F5513">
        <w:rPr>
          <w:rFonts w:ascii="Times New Roman" w:eastAsia="宋体" w:hAnsi="Times New Roman" w:cs="Times New Roman" w:hint="eastAsia"/>
          <w:color w:val="0070C0"/>
          <w:szCs w:val="21"/>
        </w:rPr>
        <w:t>若</w:t>
      </w:r>
      <w:r w:rsidR="008F5513" w:rsidRPr="008F5513">
        <w:rPr>
          <w:rFonts w:ascii="Times New Roman" w:eastAsia="宋体" w:hAnsi="Times New Roman" w:cs="Times New Roman" w:hint="eastAsia"/>
          <w:i/>
          <w:iCs/>
          <w:color w:val="0070C0"/>
          <w:szCs w:val="21"/>
        </w:rPr>
        <w:t>x</w:t>
      </w:r>
      <w:r w:rsidR="008F5513">
        <w:rPr>
          <w:rFonts w:ascii="Times New Roman" w:eastAsia="宋体" w:hAnsi="Times New Roman" w:cs="Times New Roman" w:hint="eastAsia"/>
          <w:color w:val="0070C0"/>
          <w:szCs w:val="21"/>
        </w:rPr>
        <w:t>是</w:t>
      </w:r>
      <w:r w:rsidR="008F5513">
        <w:rPr>
          <w:rFonts w:ascii="Times New Roman" w:eastAsia="宋体" w:hAnsi="Times New Roman" w:cs="Times New Roman" w:hint="eastAsia"/>
          <w:color w:val="0070C0"/>
          <w:szCs w:val="21"/>
        </w:rPr>
        <w:t>int</w:t>
      </w:r>
      <w:r w:rsidR="008F5513">
        <w:rPr>
          <w:rFonts w:ascii="Times New Roman" w:eastAsia="宋体" w:hAnsi="Times New Roman" w:cs="Times New Roman" w:hint="eastAsia"/>
          <w:color w:val="0070C0"/>
          <w:szCs w:val="21"/>
        </w:rPr>
        <w:t>类型</w:t>
      </w:r>
    </w:p>
    <w:p w14:paraId="002FFC50" w14:textId="3AA259BF" w:rsidR="00C221E6" w:rsidRPr="00365AA2" w:rsidRDefault="00C221E6" w:rsidP="00C221E6">
      <w:pPr>
        <w:rPr>
          <w:rFonts w:ascii="Times New Roman" w:eastAsia="宋体" w:hAnsi="Times New Roman" w:cs="Times New Roman"/>
          <w:color w:val="0070C0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color w:val="0070C0"/>
            </w:rPr>
            <m:t>C800 0000H=1100 1000 0000…0000B</m:t>
          </m:r>
        </m:oMath>
      </m:oMathPara>
    </w:p>
    <w:p w14:paraId="12034E20" w14:textId="77777777" w:rsidR="002C121C" w:rsidRDefault="002C121C" w:rsidP="00C221E6">
      <w:pPr>
        <w:rPr>
          <w:rFonts w:ascii="Times New Roman" w:eastAsia="宋体" w:hAnsi="Times New Roman" w:cs="Times New Roman"/>
          <w:color w:val="0070C0"/>
        </w:rPr>
      </w:pPr>
      <w:r>
        <w:rPr>
          <w:rFonts w:ascii="Times New Roman" w:eastAsia="宋体" w:hAnsi="Times New Roman" w:cs="Times New Roman" w:hint="eastAsia"/>
          <w:color w:val="0070C0"/>
        </w:rPr>
        <w:t>方法</w:t>
      </w:r>
      <w:r>
        <w:rPr>
          <w:rFonts w:ascii="Times New Roman" w:eastAsia="宋体" w:hAnsi="Times New Roman" w:cs="Times New Roman" w:hint="eastAsia"/>
          <w:color w:val="0070C0"/>
        </w:rPr>
        <w:t>1</w:t>
      </w:r>
      <w:r>
        <w:rPr>
          <w:rFonts w:ascii="Times New Roman" w:eastAsia="宋体" w:hAnsi="Times New Roman" w:cs="Times New Roman" w:hint="eastAsia"/>
          <w:color w:val="0070C0"/>
        </w:rPr>
        <w:t>：补码定义</w:t>
      </w:r>
    </w:p>
    <w:p w14:paraId="163DD5D9" w14:textId="1F1F621A" w:rsidR="00120067" w:rsidRPr="00365AA2" w:rsidRDefault="00146BF0" w:rsidP="00C221E6">
      <w:pPr>
        <w:rPr>
          <w:rFonts w:ascii="Times New Roman" w:eastAsia="宋体" w:hAnsi="Times New Roman" w:cs="Times New Roman"/>
          <w:color w:val="0070C0"/>
        </w:rPr>
      </w:pPr>
      <w:r w:rsidRPr="00365AA2">
        <w:rPr>
          <w:rFonts w:ascii="Times New Roman" w:eastAsia="宋体" w:hAnsi="Times New Roman" w:cs="Times New Roman" w:hint="eastAsia"/>
          <w:color w:val="0070C0"/>
        </w:rPr>
        <w:t>因为</w:t>
      </w:r>
      <w:r w:rsidR="00C221E6" w:rsidRPr="00365AA2">
        <w:rPr>
          <w:rFonts w:ascii="Times New Roman" w:eastAsia="宋体" w:hAnsi="Times New Roman" w:cs="Times New Roman" w:hint="eastAsia"/>
          <w:i/>
          <w:iCs/>
          <w:color w:val="0070C0"/>
        </w:rPr>
        <w:t>x</w:t>
      </w:r>
      <w:r w:rsidR="00101A13" w:rsidRPr="00365AA2">
        <w:rPr>
          <w:rFonts w:ascii="Times New Roman" w:eastAsia="宋体" w:hAnsi="Times New Roman" w:cs="Times New Roman" w:hint="eastAsia"/>
          <w:color w:val="0070C0"/>
        </w:rPr>
        <w:t>是补码表示的负数</w:t>
      </w:r>
      <w:r w:rsidRPr="00365AA2">
        <w:rPr>
          <w:rFonts w:ascii="Times New Roman" w:eastAsia="宋体" w:hAnsi="Times New Roman" w:cs="Times New Roman" w:hint="eastAsia"/>
          <w:color w:val="0070C0"/>
        </w:rPr>
        <w:t>，故</w:t>
      </w:r>
      <w:r w:rsidRPr="00365AA2">
        <w:rPr>
          <w:rFonts w:ascii="Times New Roman" w:eastAsia="宋体" w:hAnsi="Times New Roman" w:cs="Times New Roman" w:hint="eastAsia"/>
          <w:color w:val="0070C0"/>
        </w:rPr>
        <w:t xml:space="preserve"> </w:t>
      </w:r>
      <m:oMath>
        <m:r>
          <w:rPr>
            <w:rFonts w:ascii="Cambria Math" w:eastAsia="宋体" w:hAnsi="Cambria Math" w:cs="Times New Roman"/>
            <w:color w:val="FF0000"/>
          </w:rPr>
          <m:t>1</m:t>
        </m:r>
        <m:r>
          <w:rPr>
            <w:rFonts w:ascii="Cambria Math" w:eastAsia="宋体" w:hAnsi="Cambria Math" w:cs="Times New Roman"/>
            <w:color w:val="0070C0"/>
          </w:rPr>
          <m:t>100 1000 0000…0000B=</m:t>
        </m:r>
        <m:sSup>
          <m:sSupPr>
            <m:ctrlPr>
              <w:rPr>
                <w:rFonts w:ascii="Cambria Math" w:eastAsia="宋体" w:hAnsi="Cambria Math" w:cs="Times New Roman"/>
                <w:i/>
                <w:color w:val="0070C0"/>
              </w:rPr>
            </m:ctrlPr>
          </m:sSupPr>
          <m:e>
            <m:r>
              <w:rPr>
                <w:rFonts w:ascii="Cambria Math" w:eastAsia="宋体" w:hAnsi="Cambria Math" w:cs="Times New Roman"/>
                <w:color w:val="0070C0"/>
              </w:rPr>
              <m:t>2</m:t>
            </m:r>
          </m:e>
          <m:sup>
            <m:r>
              <w:rPr>
                <w:rFonts w:ascii="Cambria Math" w:eastAsia="宋体" w:hAnsi="Cambria Math" w:cs="Times New Roman"/>
                <w:color w:val="0070C0"/>
              </w:rPr>
              <m:t>31</m:t>
            </m:r>
          </m:sup>
        </m:sSup>
        <m:r>
          <w:rPr>
            <w:rFonts w:ascii="Cambria Math" w:eastAsia="宋体" w:hAnsi="Cambria Math" w:cs="Times New Roman" w:hint="eastAsia"/>
            <w:color w:val="0070C0"/>
          </w:rPr>
          <m:t>+</m:t>
        </m:r>
        <m:sSup>
          <m:sSupPr>
            <m:ctrlPr>
              <w:rPr>
                <w:rFonts w:ascii="Cambria Math" w:eastAsia="宋体" w:hAnsi="Cambria Math" w:cs="Times New Roman"/>
                <w:i/>
                <w:color w:val="0070C0"/>
              </w:rPr>
            </m:ctrlPr>
          </m:sSupPr>
          <m:e>
            <m:r>
              <w:rPr>
                <w:rFonts w:ascii="Cambria Math" w:eastAsia="宋体" w:hAnsi="Cambria Math" w:cs="Times New Roman"/>
                <w:color w:val="0070C0"/>
              </w:rPr>
              <m:t>2</m:t>
            </m:r>
          </m:e>
          <m:sup>
            <m:r>
              <w:rPr>
                <w:rFonts w:ascii="Cambria Math" w:eastAsia="宋体" w:hAnsi="Cambria Math" w:cs="Times New Roman"/>
                <w:color w:val="0070C0"/>
              </w:rPr>
              <m:t>30</m:t>
            </m:r>
          </m:sup>
        </m:sSup>
        <m:r>
          <w:rPr>
            <w:rFonts w:ascii="Cambria Math" w:eastAsia="宋体" w:hAnsi="Cambria Math" w:cs="Times New Roman"/>
            <w:color w:val="0070C0"/>
          </w:rPr>
          <m:t>+</m:t>
        </m:r>
        <m:sSup>
          <m:sSupPr>
            <m:ctrlPr>
              <w:rPr>
                <w:rFonts w:ascii="Cambria Math" w:eastAsia="宋体" w:hAnsi="Cambria Math" w:cs="Times New Roman"/>
                <w:i/>
                <w:color w:val="0070C0"/>
              </w:rPr>
            </m:ctrlPr>
          </m:sSupPr>
          <m:e>
            <m:r>
              <w:rPr>
                <w:rFonts w:ascii="Cambria Math" w:eastAsia="宋体" w:hAnsi="Cambria Math" w:cs="Times New Roman"/>
                <w:color w:val="0070C0"/>
              </w:rPr>
              <m:t>2</m:t>
            </m:r>
          </m:e>
          <m:sup>
            <m:r>
              <w:rPr>
                <w:rFonts w:ascii="Cambria Math" w:eastAsia="宋体" w:hAnsi="Cambria Math" w:cs="Times New Roman"/>
                <w:color w:val="0070C0"/>
              </w:rPr>
              <m:t>27</m:t>
            </m:r>
          </m:sup>
        </m:sSup>
        <m:r>
          <w:rPr>
            <w:rFonts w:ascii="Cambria Math" w:eastAsia="宋体" w:hAnsi="Cambria Math" w:cs="Times New Roman"/>
            <w:color w:val="0070C0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color w:val="0070C0"/>
              </w:rPr>
            </m:ctrlPr>
          </m:sSupPr>
          <m:e>
            <m:r>
              <w:rPr>
                <w:rFonts w:ascii="Cambria Math" w:eastAsia="宋体" w:hAnsi="Cambria Math" w:cs="Times New Roman"/>
                <w:color w:val="0070C0"/>
              </w:rPr>
              <m:t>2</m:t>
            </m:r>
          </m:e>
          <m:sup>
            <m:r>
              <w:rPr>
                <w:rFonts w:ascii="Cambria Math" w:eastAsia="宋体" w:hAnsi="Cambria Math" w:cs="Times New Roman"/>
                <w:color w:val="0070C0"/>
              </w:rPr>
              <m:t>32</m:t>
            </m:r>
          </m:sup>
        </m:sSup>
        <m:r>
          <w:rPr>
            <w:rFonts w:ascii="Cambria Math" w:eastAsia="宋体" w:hAnsi="Cambria Math" w:cs="Times New Roman"/>
            <w:color w:val="0070C0"/>
          </w:rPr>
          <m:t>-|x|</m:t>
        </m:r>
      </m:oMath>
    </w:p>
    <w:p w14:paraId="4F36E7D4" w14:textId="26D23753" w:rsidR="00BE385B" w:rsidRPr="00E2548A" w:rsidRDefault="00000000" w:rsidP="00C221E6">
      <w:pPr>
        <w:rPr>
          <w:rFonts w:ascii="Times New Roman" w:eastAsia="宋体" w:hAnsi="Times New Roman" w:cs="Times New Roman"/>
          <w:i/>
          <w:color w:val="0070C0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color w:val="0070C0"/>
                </w:rPr>
              </m:ctrlPr>
            </m:dPr>
            <m:e>
              <m:r>
                <w:rPr>
                  <w:rFonts w:ascii="Cambria Math" w:eastAsia="宋体" w:hAnsi="Cambria Math" w:cs="Times New Roman"/>
                  <w:color w:val="0070C0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color w:val="0070C0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70C0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70C0"/>
                </w:rPr>
                <m:t>2</m:t>
              </m:r>
            </m:e>
            <m:sup>
              <m:r>
                <w:rPr>
                  <w:rFonts w:ascii="Cambria Math" w:eastAsia="宋体" w:hAnsi="Cambria Math" w:cs="Times New Roman"/>
                  <w:color w:val="0070C0"/>
                </w:rPr>
                <m:t>32</m:t>
              </m:r>
            </m:sup>
          </m:sSup>
          <m:r>
            <w:rPr>
              <w:rFonts w:ascii="Cambria Math" w:eastAsia="宋体" w:hAnsi="Cambria Math" w:cs="Times New Roman"/>
              <w:color w:val="0070C0"/>
            </w:rPr>
            <m:t>-</m:t>
          </m:r>
          <m:d>
            <m:dPr>
              <m:ctrlPr>
                <w:rPr>
                  <w:rFonts w:ascii="Cambria Math" w:eastAsia="宋体" w:hAnsi="Cambria Math" w:cs="Times New Roman"/>
                  <w:i/>
                  <w:color w:val="0070C0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color w:val="0070C0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color w:val="0070C0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Times New Roman"/>
                      <w:color w:val="0070C0"/>
                    </w:rPr>
                    <m:t>31</m:t>
                  </m:r>
                </m:sup>
              </m:sSup>
              <m:r>
                <w:rPr>
                  <w:rFonts w:ascii="Cambria Math" w:eastAsia="宋体" w:hAnsi="Cambria Math" w:cs="Times New Roman"/>
                  <w:color w:val="0070C0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color w:val="0070C0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color w:val="0070C0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Times New Roman"/>
                      <w:color w:val="0070C0"/>
                    </w:rPr>
                    <m:t>30</m:t>
                  </m:r>
                </m:sup>
              </m:sSup>
              <m:r>
                <w:rPr>
                  <w:rFonts w:ascii="Cambria Math" w:eastAsia="宋体" w:hAnsi="Cambria Math" w:cs="Times New Roman"/>
                  <w:color w:val="0070C0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color w:val="0070C0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color w:val="0070C0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Times New Roman"/>
                      <w:color w:val="0070C0"/>
                    </w:rPr>
                    <m:t>27</m:t>
                  </m:r>
                </m:sup>
              </m:sSup>
            </m:e>
          </m:d>
          <m:r>
            <w:rPr>
              <w:rFonts w:ascii="Cambria Math" w:eastAsia="宋体" w:hAnsi="Cambria Math" w:cs="Times New Roman"/>
              <w:color w:val="0070C0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70C0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70C0"/>
                </w:rPr>
                <m:t>2</m:t>
              </m:r>
            </m:e>
            <m:sup>
              <m:r>
                <w:rPr>
                  <w:rFonts w:ascii="Cambria Math" w:eastAsia="宋体" w:hAnsi="Cambria Math" w:cs="Times New Roman"/>
                  <w:color w:val="0070C0"/>
                </w:rPr>
                <m:t>27</m:t>
              </m:r>
            </m:sup>
          </m:sSup>
          <m:r>
            <w:rPr>
              <w:rFonts w:ascii="Cambria Math" w:eastAsia="宋体" w:hAnsi="Cambria Math" w:cs="Times New Roman"/>
              <w:color w:val="0070C0"/>
            </w:rPr>
            <m:t>×(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70C0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70C0"/>
                </w:rPr>
                <m:t>2</m:t>
              </m:r>
            </m:e>
            <m:sup>
              <m:r>
                <w:rPr>
                  <w:rFonts w:ascii="Cambria Math" w:eastAsia="宋体" w:hAnsi="Cambria Math" w:cs="Times New Roman"/>
                  <w:color w:val="0070C0"/>
                </w:rPr>
                <m:t>5</m:t>
              </m:r>
            </m:sup>
          </m:sSup>
          <m:r>
            <w:rPr>
              <w:rFonts w:ascii="Cambria Math" w:eastAsia="宋体" w:hAnsi="Cambria Math" w:cs="Times New Roman"/>
              <w:color w:val="0070C0"/>
            </w:rPr>
            <m:t>-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70C0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70C0"/>
                </w:rPr>
                <m:t>2</m:t>
              </m:r>
            </m:e>
            <m:sup>
              <m:r>
                <w:rPr>
                  <w:rFonts w:ascii="Cambria Math" w:eastAsia="宋体" w:hAnsi="Cambria Math" w:cs="Times New Roman"/>
                  <w:color w:val="0070C0"/>
                </w:rPr>
                <m:t>4</m:t>
              </m:r>
            </m:sup>
          </m:sSup>
          <m:r>
            <w:rPr>
              <w:rFonts w:ascii="Cambria Math" w:eastAsia="宋体" w:hAnsi="Cambria Math" w:cs="Times New Roman"/>
              <w:color w:val="0070C0"/>
            </w:rPr>
            <m:t>-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70C0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70C0"/>
                </w:rPr>
                <m:t>2</m:t>
              </m:r>
            </m:e>
            <m:sup>
              <m:r>
                <w:rPr>
                  <w:rFonts w:ascii="Cambria Math" w:eastAsia="宋体" w:hAnsi="Cambria Math" w:cs="Times New Roman"/>
                  <w:color w:val="0070C0"/>
                </w:rPr>
                <m:t>3</m:t>
              </m:r>
            </m:sup>
          </m:sSup>
          <m:r>
            <w:rPr>
              <w:rFonts w:ascii="Cambria Math" w:eastAsia="宋体" w:hAnsi="Cambria Math" w:cs="Times New Roman"/>
              <w:color w:val="0070C0"/>
            </w:rPr>
            <m:t>-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70C0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70C0"/>
                </w:rPr>
                <m:t>2</m:t>
              </m:r>
            </m:e>
            <m:sup>
              <m:r>
                <w:rPr>
                  <w:rFonts w:ascii="Cambria Math" w:eastAsia="宋体" w:hAnsi="Cambria Math" w:cs="Times New Roman"/>
                  <w:color w:val="0070C0"/>
                </w:rPr>
                <m:t>0</m:t>
              </m:r>
            </m:sup>
          </m:sSup>
          <m:r>
            <w:rPr>
              <w:rFonts w:ascii="Cambria Math" w:eastAsia="宋体" w:hAnsi="Cambria Math" w:cs="Times New Roman"/>
              <w:color w:val="0070C0"/>
            </w:rPr>
            <m:t>)=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70C0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70C0"/>
                </w:rPr>
                <m:t>2</m:t>
              </m:r>
            </m:e>
            <m:sup>
              <m:r>
                <w:rPr>
                  <w:rFonts w:ascii="Cambria Math" w:eastAsia="宋体" w:hAnsi="Cambria Math" w:cs="Times New Roman"/>
                  <w:color w:val="0070C0"/>
                </w:rPr>
                <m:t>27</m:t>
              </m:r>
            </m:sup>
          </m:sSup>
          <m:r>
            <w:rPr>
              <w:rFonts w:ascii="Cambria Math" w:eastAsia="宋体" w:hAnsi="Cambria Math" w:cs="Times New Roman"/>
              <w:color w:val="0070C0"/>
            </w:rPr>
            <m:t>×7</m:t>
          </m:r>
        </m:oMath>
      </m:oMathPara>
    </w:p>
    <w:p w14:paraId="6396CF3D" w14:textId="246CCEED" w:rsidR="00E2548A" w:rsidRPr="00BE385B" w:rsidRDefault="002B22A5" w:rsidP="00E2548A">
      <w:pPr>
        <w:rPr>
          <w:rFonts w:ascii="Times New Roman" w:eastAsia="宋体" w:hAnsi="Times New Roman" w:cs="Times New Roman"/>
          <w:color w:val="0070C0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color w:val="0070C0"/>
            </w:rPr>
            <m:t>⟹ x=-7×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70C0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70C0"/>
                </w:rPr>
                <m:t>2</m:t>
              </m:r>
            </m:e>
            <m:sup>
              <m:r>
                <w:rPr>
                  <w:rFonts w:ascii="Cambria Math" w:eastAsia="宋体" w:hAnsi="Cambria Math" w:cs="Times New Roman"/>
                  <w:color w:val="0070C0"/>
                </w:rPr>
                <m:t>27</m:t>
              </m:r>
            </m:sup>
          </m:sSup>
        </m:oMath>
      </m:oMathPara>
    </w:p>
    <w:p w14:paraId="1389CC3C" w14:textId="23D8CA77" w:rsidR="008F5513" w:rsidRDefault="008F5513" w:rsidP="005E7F32">
      <w:pPr>
        <w:rPr>
          <w:rFonts w:ascii="Times New Roman" w:eastAsia="宋体" w:hAnsi="Times New Roman" w:cs="Times New Roman"/>
          <w:color w:val="0070C0"/>
          <w:szCs w:val="21"/>
        </w:rPr>
      </w:pPr>
    </w:p>
    <w:p w14:paraId="4EDBEA7B" w14:textId="7D18B135" w:rsidR="002C121C" w:rsidRDefault="002C121C" w:rsidP="005E7F32">
      <w:pPr>
        <w:rPr>
          <w:color w:val="0070C0"/>
          <w:szCs w:val="21"/>
        </w:rPr>
      </w:pPr>
      <w:r>
        <w:rPr>
          <w:rFonts w:ascii="Times New Roman" w:eastAsia="宋体" w:hAnsi="Times New Roman" w:cs="Times New Roman" w:hint="eastAsia"/>
          <w:color w:val="0070C0"/>
          <w:szCs w:val="21"/>
        </w:rPr>
        <w:t>方法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2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：</w:t>
      </w:r>
      <w:r>
        <w:rPr>
          <w:rFonts w:hint="eastAsia"/>
          <w:color w:val="0070C0"/>
          <w:szCs w:val="21"/>
        </w:rPr>
        <w:t>真值取反+</w:t>
      </w:r>
      <w:r>
        <w:rPr>
          <w:color w:val="0070C0"/>
          <w:szCs w:val="21"/>
        </w:rPr>
        <w:t>1</w:t>
      </w:r>
      <w:r>
        <w:rPr>
          <w:rFonts w:hint="eastAsia"/>
          <w:color w:val="0070C0"/>
          <w:szCs w:val="21"/>
        </w:rPr>
        <w:t>得到补码</w:t>
      </w:r>
    </w:p>
    <w:p w14:paraId="375328E1" w14:textId="258EF43C" w:rsidR="00B70F6D" w:rsidRDefault="00B70F6D" w:rsidP="005E7F32">
      <w:pPr>
        <w:rPr>
          <w:color w:val="0070C0"/>
          <w:szCs w:val="21"/>
        </w:rPr>
      </w:pPr>
      <w:r w:rsidRPr="00B70F6D">
        <w:rPr>
          <w:rFonts w:hint="eastAsia"/>
          <w:color w:val="0070C0"/>
          <w:szCs w:val="21"/>
        </w:rPr>
        <w:t>除符号位外取反</w:t>
      </w:r>
      <w:r>
        <w:rPr>
          <w:rFonts w:hint="eastAsia"/>
          <w:color w:val="0070C0"/>
          <w:szCs w:val="21"/>
        </w:rPr>
        <w:t>，</w:t>
      </w:r>
    </w:p>
    <w:p w14:paraId="7FCCF654" w14:textId="024CBF52" w:rsidR="00FF50BC" w:rsidRPr="00365AA2" w:rsidRDefault="00FF50BC" w:rsidP="00FF50BC">
      <w:pPr>
        <w:rPr>
          <w:rFonts w:ascii="Times New Roman" w:eastAsia="宋体" w:hAnsi="Times New Roman" w:cs="Times New Roman"/>
          <w:i/>
          <w:color w:val="0070C0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color w:val="FF0000"/>
            </w:rPr>
            <m:t>1</m:t>
          </m:r>
          <m:r>
            <w:rPr>
              <w:rFonts w:ascii="Cambria Math" w:eastAsia="宋体" w:hAnsi="Cambria Math" w:cs="Times New Roman"/>
              <w:color w:val="0070C0"/>
            </w:rPr>
            <m:t>100 1000 0000…0000B ⟹</m:t>
          </m:r>
          <m:r>
            <w:rPr>
              <w:rFonts w:ascii="Cambria Math" w:eastAsia="宋体" w:hAnsi="Cambria Math" w:cs="Times New Roman"/>
              <w:color w:val="FF0000"/>
            </w:rPr>
            <m:t>1</m:t>
          </m:r>
          <m:r>
            <w:rPr>
              <w:rFonts w:ascii="Cambria Math" w:eastAsia="宋体" w:hAnsi="Cambria Math" w:cs="Times New Roman"/>
              <w:color w:val="0070C0"/>
            </w:rPr>
            <m:t>011 0111 1111…1111B</m:t>
          </m:r>
        </m:oMath>
      </m:oMathPara>
    </w:p>
    <w:p w14:paraId="55D9553C" w14:textId="42D6866D" w:rsidR="002C121C" w:rsidRDefault="00BC21BB" w:rsidP="005E7F32">
      <w:pPr>
        <w:rPr>
          <w:rFonts w:ascii="Times New Roman" w:eastAsia="宋体" w:hAnsi="Times New Roman" w:cs="Times New Roman"/>
          <w:color w:val="0070C0"/>
          <w:szCs w:val="21"/>
        </w:rPr>
      </w:pPr>
      <w:r>
        <w:rPr>
          <w:rFonts w:ascii="Times New Roman" w:eastAsia="宋体" w:hAnsi="Times New Roman" w:cs="Times New Roman" w:hint="eastAsia"/>
          <w:color w:val="0070C0"/>
          <w:szCs w:val="21"/>
        </w:rPr>
        <w:t>除符号位外部分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-</w:t>
      </w:r>
      <w:r>
        <w:rPr>
          <w:rFonts w:ascii="Times New Roman" w:eastAsia="宋体" w:hAnsi="Times New Roman" w:cs="Times New Roman"/>
          <w:color w:val="0070C0"/>
          <w:szCs w:val="21"/>
        </w:rPr>
        <w:t>1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，</w:t>
      </w:r>
    </w:p>
    <w:p w14:paraId="3AEFDDE3" w14:textId="55546D27" w:rsidR="00BC21BB" w:rsidRPr="00C43379" w:rsidRDefault="00BC21BB" w:rsidP="005E7F32">
      <w:pPr>
        <w:rPr>
          <w:rFonts w:ascii="Times New Roman" w:eastAsia="宋体" w:hAnsi="Times New Roman" w:cs="Times New Roman"/>
          <w:color w:val="0070C0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color w:val="FF0000"/>
            </w:rPr>
            <m:t>1</m:t>
          </m:r>
          <m:r>
            <w:rPr>
              <w:rFonts w:ascii="Cambria Math" w:eastAsia="宋体" w:hAnsi="Cambria Math" w:cs="Times New Roman"/>
              <w:color w:val="0070C0"/>
            </w:rPr>
            <m:t>011 0111 1111…1B⟹</m:t>
          </m:r>
          <m:r>
            <w:rPr>
              <w:rFonts w:ascii="Cambria Math" w:eastAsia="宋体" w:hAnsi="Cambria Math" w:cs="Times New Roman"/>
              <w:color w:val="FF0000"/>
            </w:rPr>
            <m:t>1</m:t>
          </m:r>
          <m:r>
            <w:rPr>
              <w:rFonts w:ascii="Cambria Math" w:eastAsia="宋体" w:hAnsi="Cambria Math" w:cs="Times New Roman"/>
              <w:color w:val="0070C0"/>
            </w:rPr>
            <m:t>011 1000 0000…0000B</m:t>
          </m:r>
        </m:oMath>
      </m:oMathPara>
    </w:p>
    <w:p w14:paraId="22EC4C23" w14:textId="1C9BA5FC" w:rsidR="00C43379" w:rsidRPr="00BC21BB" w:rsidRDefault="00C43379" w:rsidP="005E7F32">
      <w:pPr>
        <w:rPr>
          <w:rFonts w:ascii="Times New Roman" w:eastAsia="宋体" w:hAnsi="Times New Roman" w:cs="Times New Roman"/>
          <w:color w:val="0070C0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color w:val="0070C0"/>
              <w:szCs w:val="21"/>
            </w:rPr>
            <m:t>x=-</m:t>
          </m:r>
          <m:d>
            <m:dPr>
              <m:ctrlPr>
                <w:rPr>
                  <w:rFonts w:ascii="Cambria Math" w:eastAsia="宋体" w:hAnsi="Cambria Math" w:cs="Times New Roman"/>
                  <w:i/>
                  <w:color w:val="0070C0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color w:val="0070C0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color w:val="0070C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Times New Roman"/>
                      <w:color w:val="0070C0"/>
                      <w:szCs w:val="21"/>
                    </w:rPr>
                    <m:t>29</m:t>
                  </m:r>
                </m:sup>
              </m:sSup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color w:val="0070C0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color w:val="0070C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Times New Roman"/>
                      <w:color w:val="0070C0"/>
                      <w:szCs w:val="21"/>
                    </w:rPr>
                    <m:t>28</m:t>
                  </m:r>
                </m:sup>
              </m:sSup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color w:val="0070C0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color w:val="0070C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Times New Roman"/>
                      <w:color w:val="0070C0"/>
                      <w:szCs w:val="21"/>
                    </w:rPr>
                    <m:t>27</m:t>
                  </m:r>
                </m:sup>
              </m:sSup>
            </m:e>
          </m:d>
          <m:r>
            <w:rPr>
              <w:rFonts w:ascii="Cambria Math" w:eastAsia="宋体" w:hAnsi="Cambria Math" w:cs="Times New Roman"/>
              <w:color w:val="0070C0"/>
              <w:szCs w:val="21"/>
            </w:rPr>
            <m:t>=-</m:t>
          </m:r>
          <m:d>
            <m:dPr>
              <m:ctrlPr>
                <w:rPr>
                  <w:rFonts w:ascii="Cambria Math" w:eastAsia="宋体" w:hAnsi="Cambria Math" w:cs="Times New Roman"/>
                  <w:i/>
                  <w:color w:val="0070C0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color w:val="0070C0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color w:val="0070C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Times New Roman"/>
                      <w:color w:val="0070C0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color w:val="0070C0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color w:val="0070C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Times New Roman"/>
                      <w:color w:val="0070C0"/>
                      <w:szCs w:val="21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color w:val="0070C0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color w:val="0070C0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Times New Roman"/>
                      <w:color w:val="0070C0"/>
                      <w:szCs w:val="21"/>
                    </w:rPr>
                    <m:t>0</m:t>
                  </m:r>
                </m:sup>
              </m:sSup>
            </m:e>
          </m:d>
          <m:r>
            <w:rPr>
              <w:rFonts w:ascii="Cambria Math" w:eastAsia="宋体" w:hAnsi="Cambria Math" w:cs="Times New Roman"/>
              <w:color w:val="0070C0"/>
              <w:szCs w:val="21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70C0"/>
                  <w:szCs w:val="21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27</m:t>
              </m:r>
            </m:sup>
          </m:sSup>
          <m:r>
            <w:rPr>
              <w:rFonts w:ascii="Cambria Math" w:eastAsia="宋体" w:hAnsi="Cambria Math" w:cs="Times New Roman"/>
              <w:color w:val="0070C0"/>
            </w:rPr>
            <m:t>=-7×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70C0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70C0"/>
                </w:rPr>
                <m:t>2</m:t>
              </m:r>
            </m:e>
            <m:sup>
              <m:r>
                <w:rPr>
                  <w:rFonts w:ascii="Cambria Math" w:eastAsia="宋体" w:hAnsi="Cambria Math" w:cs="Times New Roman"/>
                  <w:color w:val="0070C0"/>
                </w:rPr>
                <m:t>27</m:t>
              </m:r>
            </m:sup>
          </m:sSup>
        </m:oMath>
      </m:oMathPara>
    </w:p>
    <w:p w14:paraId="1375BB09" w14:textId="77777777" w:rsidR="00BC21BB" w:rsidRDefault="00BC21BB" w:rsidP="005E7F32">
      <w:pPr>
        <w:rPr>
          <w:rFonts w:ascii="Times New Roman" w:eastAsia="宋体" w:hAnsi="Times New Roman" w:cs="Times New Roman"/>
          <w:color w:val="0070C0"/>
          <w:szCs w:val="21"/>
        </w:rPr>
      </w:pPr>
    </w:p>
    <w:p w14:paraId="7053D060" w14:textId="4F092B93" w:rsidR="008F5513" w:rsidRDefault="00FA571A" w:rsidP="005E7F32">
      <w:pPr>
        <w:rPr>
          <w:rFonts w:ascii="Times New Roman" w:eastAsia="宋体" w:hAnsi="Times New Roman" w:cs="Times New Roman"/>
          <w:color w:val="0070C0"/>
          <w:szCs w:val="21"/>
        </w:rPr>
      </w:pPr>
      <w:r>
        <w:rPr>
          <w:rFonts w:ascii="Times New Roman" w:eastAsia="宋体" w:hAnsi="Times New Roman" w:cs="Times New Roman" w:hint="eastAsia"/>
          <w:color w:val="0070C0"/>
          <w:szCs w:val="21"/>
        </w:rPr>
        <w:t>（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2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）</w:t>
      </w:r>
      <w:r w:rsidR="008F5513">
        <w:rPr>
          <w:rFonts w:ascii="Times New Roman" w:eastAsia="宋体" w:hAnsi="Times New Roman" w:cs="Times New Roman" w:hint="eastAsia"/>
          <w:color w:val="0070C0"/>
          <w:szCs w:val="21"/>
        </w:rPr>
        <w:t>若</w:t>
      </w:r>
      <w:r w:rsidR="008F5513" w:rsidRPr="008F5513">
        <w:rPr>
          <w:rFonts w:ascii="Times New Roman" w:eastAsia="宋体" w:hAnsi="Times New Roman" w:cs="Times New Roman" w:hint="eastAsia"/>
          <w:i/>
          <w:iCs/>
          <w:color w:val="0070C0"/>
          <w:szCs w:val="21"/>
        </w:rPr>
        <w:t>x</w:t>
      </w:r>
      <w:r w:rsidR="008F5513">
        <w:rPr>
          <w:rFonts w:ascii="Times New Roman" w:eastAsia="宋体" w:hAnsi="Times New Roman" w:cs="Times New Roman" w:hint="eastAsia"/>
          <w:color w:val="0070C0"/>
          <w:szCs w:val="21"/>
        </w:rPr>
        <w:t>是</w:t>
      </w:r>
      <w:r w:rsidR="008F5513">
        <w:rPr>
          <w:rFonts w:ascii="Times New Roman" w:eastAsia="宋体" w:hAnsi="Times New Roman" w:cs="Times New Roman" w:hint="eastAsia"/>
          <w:color w:val="0070C0"/>
          <w:szCs w:val="21"/>
        </w:rPr>
        <w:t>float</w:t>
      </w:r>
      <w:r w:rsidR="008F5513">
        <w:rPr>
          <w:rFonts w:ascii="Times New Roman" w:eastAsia="宋体" w:hAnsi="Times New Roman" w:cs="Times New Roman" w:hint="eastAsia"/>
          <w:color w:val="0070C0"/>
          <w:szCs w:val="21"/>
        </w:rPr>
        <w:t>类型</w:t>
      </w:r>
    </w:p>
    <w:p w14:paraId="26182FCD" w14:textId="390ACC1A" w:rsidR="006D1211" w:rsidRDefault="005B4299" w:rsidP="005E7F32">
      <w:pPr>
        <w:rPr>
          <w:rFonts w:ascii="Times New Roman" w:eastAsia="宋体" w:hAnsi="Times New Roman" w:cs="Times New Roman"/>
          <w:color w:val="0070C0"/>
        </w:rPr>
      </w:pPr>
      <w:r w:rsidRPr="00CC5DE2">
        <w:rPr>
          <w:rFonts w:ascii="Times New Roman" w:eastAsia="宋体" w:hAnsi="Times New Roman" w:cs="Times New Roman" w:hint="eastAsia"/>
          <w:color w:val="0070C0"/>
          <w:szCs w:val="21"/>
        </w:rPr>
        <w:t>依</w:t>
      </w:r>
      <w:r w:rsidRPr="00CC5DE2">
        <w:rPr>
          <w:rFonts w:ascii="Times New Roman" w:eastAsia="宋体" w:hAnsi="Times New Roman" w:cs="Times New Roman" w:hint="eastAsia"/>
          <w:color w:val="0070C0"/>
          <w:szCs w:val="21"/>
        </w:rPr>
        <w:t>F</w:t>
      </w:r>
      <w:r w:rsidRPr="00CC5DE2">
        <w:rPr>
          <w:rFonts w:ascii="Times New Roman" w:eastAsia="宋体" w:hAnsi="Times New Roman" w:cs="Times New Roman"/>
          <w:color w:val="0070C0"/>
          <w:szCs w:val="21"/>
        </w:rPr>
        <w:t>P32</w:t>
      </w:r>
      <w:r w:rsidRPr="00CC5DE2">
        <w:rPr>
          <w:rFonts w:ascii="Times New Roman" w:eastAsia="宋体" w:hAnsi="Times New Roman" w:cs="Times New Roman" w:hint="eastAsia"/>
          <w:color w:val="0070C0"/>
          <w:szCs w:val="21"/>
        </w:rPr>
        <w:t>定义，</w:t>
      </w:r>
      <m:oMath>
        <m:sSup>
          <m:sSupPr>
            <m:ctrlPr>
              <w:rPr>
                <w:rFonts w:ascii="Cambria Math" w:hAnsi="Cambria Math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dPr>
              <m:e>
                <m:r>
                  <w:rPr>
                    <w:rFonts w:ascii="Cambria Math" w:hAnsi="Cambria Math"/>
                    <w:color w:val="0070C0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  <w:color w:val="0070C0"/>
              </w:rPr>
              <m:t>S</m:t>
            </m:r>
          </m:sup>
        </m:sSup>
        <m:r>
          <w:rPr>
            <w:rFonts w:ascii="Cambria Math" w:hAnsi="Cambria Math"/>
            <w:color w:val="0070C0"/>
          </w:rPr>
          <m:t>×</m:t>
        </m:r>
        <m:sSup>
          <m:sSupPr>
            <m:ctrlPr>
              <w:rPr>
                <w:rFonts w:ascii="Cambria Math" w:hAnsi="Cambria Math"/>
                <w:i/>
                <w:color w:val="0070C0"/>
              </w:rPr>
            </m:ctrlPr>
          </m:sSupPr>
          <m:e>
            <m:r>
              <w:rPr>
                <w:rFonts w:ascii="Cambria Math" w:hAnsi="Cambria Math"/>
                <w:color w:val="0070C0"/>
              </w:rPr>
              <m:t>2</m:t>
            </m:r>
          </m:e>
          <m:sup>
            <m:r>
              <w:rPr>
                <w:rFonts w:ascii="Cambria Math" w:hAnsi="Cambria Math"/>
                <w:color w:val="0070C0"/>
              </w:rPr>
              <m:t>e-127</m:t>
            </m:r>
          </m:sup>
        </m:sSup>
        <m:r>
          <w:rPr>
            <w:rFonts w:ascii="Cambria Math" w:hAnsi="Cambria Math"/>
            <w:color w:val="0070C0"/>
          </w:rPr>
          <m:t>×</m:t>
        </m:r>
        <m:d>
          <m:dPr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1+M</m:t>
            </m:r>
          </m:e>
        </m:d>
      </m:oMath>
    </w:p>
    <w:p w14:paraId="02B8447A" w14:textId="167BC875" w:rsidR="00CC5DE2" w:rsidRDefault="00CC5DE2" w:rsidP="005E7F32">
      <w:pPr>
        <w:rPr>
          <w:rFonts w:ascii="Times New Roman" w:eastAsia="宋体" w:hAnsi="Times New Roman" w:cs="Times New Roman"/>
          <w:color w:val="0070C0"/>
        </w:rPr>
      </w:pPr>
      <m:oMath>
        <m:r>
          <w:rPr>
            <w:rFonts w:ascii="Cambria Math" w:eastAsia="宋体" w:hAnsi="Cambria Math" w:cs="Times New Roman"/>
            <w:color w:val="0070C0"/>
          </w:rPr>
          <m:t>C800 0000H=1</m:t>
        </m:r>
        <m:r>
          <w:rPr>
            <w:rFonts w:ascii="Cambria Math" w:eastAsia="宋体" w:hAnsi="Cambria Math" w:cs="Times New Roman"/>
            <w:color w:val="FF0000"/>
          </w:rPr>
          <m:t>100 1000 0</m:t>
        </m:r>
        <m:r>
          <w:rPr>
            <w:rFonts w:ascii="Cambria Math" w:eastAsia="宋体" w:hAnsi="Cambria Math" w:cs="Times New Roman"/>
            <w:color w:val="0070C0"/>
          </w:rPr>
          <m:t>000…0000B⟹</m:t>
        </m:r>
        <m:r>
          <w:rPr>
            <w:rFonts w:ascii="Cambria Math" w:eastAsia="宋体" w:hAnsi="Cambria Math" w:cs="Times New Roman" w:hint="eastAsia"/>
            <w:color w:val="0070C0"/>
          </w:rPr>
          <m:t>S</m:t>
        </m:r>
        <m:r>
          <w:rPr>
            <w:rFonts w:ascii="Cambria Math" w:eastAsia="宋体" w:hAnsi="Cambria Math" w:cs="Times New Roman"/>
            <w:color w:val="0070C0"/>
          </w:rPr>
          <m:t>=1,  e=</m:t>
        </m:r>
        <m:sSup>
          <m:sSupPr>
            <m:ctrlPr>
              <w:rPr>
                <w:rFonts w:ascii="Cambria Math" w:eastAsia="宋体" w:hAnsi="Cambria Math" w:cs="Times New Roman"/>
                <w:i/>
                <w:color w:val="0070C0"/>
              </w:rPr>
            </m:ctrlPr>
          </m:sSupPr>
          <m:e>
            <m:r>
              <w:rPr>
                <w:rFonts w:ascii="Cambria Math" w:eastAsia="宋体" w:hAnsi="Cambria Math" w:cs="Times New Roman"/>
                <w:color w:val="0070C0"/>
              </w:rPr>
              <m:t>2</m:t>
            </m:r>
          </m:e>
          <m:sup>
            <m:r>
              <w:rPr>
                <w:rFonts w:ascii="Cambria Math" w:eastAsia="宋体" w:hAnsi="Cambria Math" w:cs="Times New Roman"/>
                <w:color w:val="0070C0"/>
              </w:rPr>
              <m:t>7</m:t>
            </m:r>
          </m:sup>
        </m:sSup>
        <m:r>
          <w:rPr>
            <w:rFonts w:ascii="Cambria Math" w:eastAsia="宋体" w:hAnsi="Cambria Math" w:cs="Times New Roman"/>
            <w:color w:val="0070C0"/>
          </w:rPr>
          <m:t>+</m:t>
        </m:r>
        <m:sSup>
          <m:sSupPr>
            <m:ctrlPr>
              <w:rPr>
                <w:rFonts w:ascii="Cambria Math" w:eastAsia="宋体" w:hAnsi="Cambria Math" w:cs="Times New Roman"/>
                <w:i/>
                <w:color w:val="0070C0"/>
              </w:rPr>
            </m:ctrlPr>
          </m:sSupPr>
          <m:e>
            <m:r>
              <w:rPr>
                <w:rFonts w:ascii="Cambria Math" w:eastAsia="宋体" w:hAnsi="Cambria Math" w:cs="Times New Roman"/>
                <w:color w:val="0070C0"/>
              </w:rPr>
              <m:t>2</m:t>
            </m:r>
          </m:e>
          <m:sup>
            <m:r>
              <w:rPr>
                <w:rFonts w:ascii="Cambria Math" w:eastAsia="宋体" w:hAnsi="Cambria Math" w:cs="Times New Roman"/>
                <w:color w:val="0070C0"/>
              </w:rPr>
              <m:t>4</m:t>
            </m:r>
          </m:sup>
        </m:sSup>
        <m:r>
          <w:rPr>
            <w:rFonts w:ascii="Cambria Math" w:eastAsia="宋体" w:hAnsi="Cambria Math" w:cs="Times New Roman"/>
            <w:color w:val="0070C0"/>
          </w:rPr>
          <m:t>=128+16,  M=0</m:t>
        </m:r>
      </m:oMath>
      <w:r>
        <w:rPr>
          <w:rFonts w:ascii="Times New Roman" w:eastAsia="宋体" w:hAnsi="Times New Roman" w:cs="Times New Roman" w:hint="eastAsia"/>
          <w:color w:val="0070C0"/>
        </w:rPr>
        <w:t xml:space="preserve"> </w:t>
      </w:r>
    </w:p>
    <w:p w14:paraId="73F4E19D" w14:textId="7BBC1658" w:rsidR="00502EA4" w:rsidRPr="00CC5DE2" w:rsidRDefault="00502EA4" w:rsidP="005E7F32">
      <w:pPr>
        <w:rPr>
          <w:rFonts w:ascii="Times New Roman" w:eastAsia="宋体" w:hAnsi="Times New Roman" w:cs="Times New Roman"/>
          <w:color w:val="0070C0"/>
        </w:rPr>
      </w:pPr>
      <w:r>
        <w:rPr>
          <w:rFonts w:ascii="Times New Roman" w:eastAsia="宋体" w:hAnsi="Times New Roman" w:cs="Times New Roman" w:hint="eastAsia"/>
          <w:color w:val="0070C0"/>
        </w:rPr>
        <w:t>故</w:t>
      </w:r>
      <w:r>
        <w:rPr>
          <w:rFonts w:ascii="Times New Roman" w:eastAsia="宋体" w:hAnsi="Times New Roman" w:cs="Times New Roman" w:hint="eastAsia"/>
          <w:color w:val="0070C0"/>
        </w:rPr>
        <w:t xml:space="preserve"> </w:t>
      </w:r>
      <m:oMath>
        <m:r>
          <w:rPr>
            <w:rFonts w:ascii="Cambria Math" w:eastAsia="宋体" w:hAnsi="Cambria Math" w:cs="Times New Roman"/>
            <w:color w:val="0070C0"/>
          </w:rPr>
          <m:t>x=</m:t>
        </m:r>
        <m:sSup>
          <m:sSupPr>
            <m:ctrlPr>
              <w:rPr>
                <w:rFonts w:ascii="Cambria Math" w:eastAsia="宋体" w:hAnsi="Cambria Math" w:cs="Times New Roman"/>
                <w:i/>
                <w:color w:val="0070C0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  <w:i/>
                    <w:color w:val="0070C0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color w:val="0070C0"/>
                  </w:rPr>
                  <m:t>-1</m:t>
                </m:r>
              </m:e>
            </m:d>
          </m:e>
          <m:sup>
            <m:r>
              <w:rPr>
                <w:rFonts w:ascii="Cambria Math" w:eastAsia="宋体" w:hAnsi="Cambria Math" w:cs="Times New Roman"/>
                <w:color w:val="0070C0"/>
              </w:rPr>
              <m:t>1</m:t>
            </m:r>
          </m:sup>
        </m:sSup>
        <m:r>
          <w:rPr>
            <w:rFonts w:ascii="Cambria Math" w:eastAsia="宋体" w:hAnsi="Cambria Math" w:cs="Times New Roman"/>
            <w:color w:val="0070C0"/>
          </w:rPr>
          <m:t>×</m:t>
        </m:r>
        <m:sSup>
          <m:sSupPr>
            <m:ctrlPr>
              <w:rPr>
                <w:rFonts w:ascii="Cambria Math" w:eastAsia="宋体" w:hAnsi="Cambria Math" w:cs="Times New Roman"/>
                <w:i/>
                <w:color w:val="0070C0"/>
              </w:rPr>
            </m:ctrlPr>
          </m:sSupPr>
          <m:e>
            <m:r>
              <w:rPr>
                <w:rFonts w:ascii="Cambria Math" w:eastAsia="宋体" w:hAnsi="Cambria Math" w:cs="Times New Roman"/>
                <w:color w:val="0070C0"/>
              </w:rPr>
              <m:t>2</m:t>
            </m:r>
          </m:e>
          <m:sup>
            <m:r>
              <w:rPr>
                <w:rFonts w:ascii="Cambria Math" w:eastAsia="宋体" w:hAnsi="Cambria Math" w:cs="Times New Roman"/>
                <w:color w:val="0070C0"/>
              </w:rPr>
              <m:t>64-127</m:t>
            </m:r>
          </m:sup>
        </m:sSup>
        <m:r>
          <w:rPr>
            <w:rFonts w:ascii="Cambria Math" w:eastAsia="宋体" w:hAnsi="Cambria Math" w:cs="Times New Roman"/>
            <w:color w:val="0070C0"/>
          </w:rPr>
          <m:t>×</m:t>
        </m:r>
        <m:d>
          <m:dPr>
            <m:ctrlPr>
              <w:rPr>
                <w:rFonts w:ascii="Cambria Math" w:eastAsia="宋体" w:hAnsi="Cambria Math" w:cs="Times New Roman"/>
                <w:i/>
                <w:color w:val="0070C0"/>
              </w:rPr>
            </m:ctrlPr>
          </m:dPr>
          <m:e>
            <m:r>
              <w:rPr>
                <w:rFonts w:ascii="Cambria Math" w:eastAsia="宋体" w:hAnsi="Cambria Math" w:cs="Times New Roman"/>
                <w:color w:val="0070C0"/>
              </w:rPr>
              <m:t>1+0</m:t>
            </m:r>
          </m:e>
        </m:d>
        <m:r>
          <w:rPr>
            <w:rFonts w:ascii="Cambria Math" w:eastAsia="宋体" w:hAnsi="Cambria Math" w:cs="Times New Roman"/>
            <w:color w:val="0070C0"/>
          </w:rPr>
          <m:t>=-</m:t>
        </m:r>
        <m:sSup>
          <m:sSupPr>
            <m:ctrlPr>
              <w:rPr>
                <w:rFonts w:ascii="Cambria Math" w:eastAsia="宋体" w:hAnsi="Cambria Math" w:cs="Times New Roman"/>
                <w:i/>
                <w:color w:val="0070C0"/>
              </w:rPr>
            </m:ctrlPr>
          </m:sSupPr>
          <m:e>
            <m:r>
              <w:rPr>
                <w:rFonts w:ascii="Cambria Math" w:eastAsia="宋体" w:hAnsi="Cambria Math" w:cs="Times New Roman"/>
                <w:color w:val="0070C0"/>
              </w:rPr>
              <m:t>2</m:t>
            </m:r>
          </m:e>
          <m:sup>
            <m:r>
              <w:rPr>
                <w:rFonts w:ascii="Cambria Math" w:eastAsia="宋体" w:hAnsi="Cambria Math" w:cs="Times New Roman"/>
                <w:color w:val="0070C0"/>
              </w:rPr>
              <m:t>17</m:t>
            </m:r>
          </m:sup>
        </m:sSup>
      </m:oMath>
    </w:p>
    <w:p w14:paraId="3737A548" w14:textId="77777777" w:rsidR="005B4299" w:rsidRPr="005B4299" w:rsidRDefault="005B4299" w:rsidP="005E7F32">
      <w:pPr>
        <w:rPr>
          <w:rFonts w:ascii="Times New Roman" w:eastAsia="宋体" w:hAnsi="Times New Roman" w:cs="Times New Roman"/>
        </w:rPr>
      </w:pPr>
    </w:p>
    <w:p w14:paraId="20D737F5" w14:textId="14DDE3AA" w:rsidR="005E7F32" w:rsidRPr="00375C7E" w:rsidRDefault="0000016D" w:rsidP="0000016D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375C7E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375C7E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 w:rsidRPr="00375C7E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1</w:t>
      </w:r>
      <w:r w:rsidRPr="00375C7E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.19] </w:t>
      </w:r>
      <w:r w:rsidR="005E7F32" w:rsidRPr="00375C7E">
        <w:rPr>
          <w:rFonts w:ascii="Times New Roman" w:eastAsia="宋体" w:hAnsi="Times New Roman" w:cs="Times New Roman" w:hint="eastAsia"/>
          <w:color w:val="000000"/>
          <w:szCs w:val="21"/>
        </w:rPr>
        <w:t>已知带符号整数用补码表示。变量</w:t>
      </w:r>
      <w:r w:rsidR="005E7F32" w:rsidRPr="00375C7E">
        <w:rPr>
          <w:rFonts w:ascii="Times New Roman" w:eastAsia="宋体" w:hAnsi="Times New Roman" w:cs="Times New Roman"/>
          <w:color w:val="000000"/>
          <w:szCs w:val="21"/>
        </w:rPr>
        <w:t>X</w:t>
      </w:r>
      <w:r w:rsidR="005E7F32" w:rsidRPr="00375C7E">
        <w:rPr>
          <w:rFonts w:ascii="Times New Roman" w:eastAsia="宋体" w:hAnsi="Times New Roman" w:cs="Times New Roman"/>
          <w:color w:val="000000"/>
          <w:szCs w:val="21"/>
        </w:rPr>
        <w:t>，</w:t>
      </w:r>
      <w:r w:rsidR="005E7F32" w:rsidRPr="00375C7E">
        <w:rPr>
          <w:rFonts w:ascii="Times New Roman" w:eastAsia="宋体" w:hAnsi="Times New Roman" w:cs="Times New Roman"/>
          <w:color w:val="000000"/>
          <w:szCs w:val="21"/>
        </w:rPr>
        <w:t>Y</w:t>
      </w:r>
      <w:r w:rsidR="005E7F32" w:rsidRPr="00375C7E">
        <w:rPr>
          <w:rFonts w:ascii="Times New Roman" w:eastAsia="宋体" w:hAnsi="Times New Roman" w:cs="Times New Roman"/>
          <w:color w:val="000000"/>
          <w:szCs w:val="21"/>
        </w:rPr>
        <w:t>，</w:t>
      </w:r>
      <w:r w:rsidR="005E7F32" w:rsidRPr="00375C7E">
        <w:rPr>
          <w:rFonts w:ascii="Times New Roman" w:eastAsia="宋体" w:hAnsi="Times New Roman" w:cs="Times New Roman"/>
          <w:color w:val="000000"/>
          <w:szCs w:val="21"/>
        </w:rPr>
        <w:t>Z</w:t>
      </w:r>
      <w:r w:rsidR="005E7F32" w:rsidRPr="00375C7E">
        <w:rPr>
          <w:rFonts w:ascii="Times New Roman" w:eastAsia="宋体" w:hAnsi="Times New Roman" w:cs="Times New Roman"/>
          <w:color w:val="000000"/>
          <w:szCs w:val="21"/>
        </w:rPr>
        <w:t>的机器数分别为</w:t>
      </w:r>
      <w:r w:rsidR="005E7F32" w:rsidRPr="00375C7E">
        <w:rPr>
          <w:rFonts w:ascii="Times New Roman" w:eastAsia="宋体" w:hAnsi="Times New Roman" w:cs="Times New Roman"/>
          <w:color w:val="000000"/>
          <w:szCs w:val="21"/>
        </w:rPr>
        <w:t>FFFDH</w:t>
      </w:r>
      <w:r w:rsidR="005E7F32" w:rsidRPr="00375C7E">
        <w:rPr>
          <w:rFonts w:ascii="Times New Roman" w:eastAsia="宋体" w:hAnsi="Times New Roman" w:cs="Times New Roman"/>
          <w:color w:val="000000"/>
          <w:szCs w:val="21"/>
        </w:rPr>
        <w:t>，</w:t>
      </w:r>
      <w:r w:rsidR="005E7F32" w:rsidRPr="00375C7E">
        <w:rPr>
          <w:rFonts w:ascii="Times New Roman" w:eastAsia="宋体" w:hAnsi="Times New Roman" w:cs="Times New Roman"/>
          <w:color w:val="000000"/>
          <w:szCs w:val="21"/>
        </w:rPr>
        <w:t>FFDFH</w:t>
      </w:r>
      <w:r w:rsidR="005E7F32" w:rsidRPr="00375C7E">
        <w:rPr>
          <w:rFonts w:ascii="Times New Roman" w:eastAsia="宋体" w:hAnsi="Times New Roman" w:cs="Times New Roman"/>
          <w:color w:val="000000"/>
          <w:szCs w:val="21"/>
        </w:rPr>
        <w:t>，</w:t>
      </w:r>
      <w:r w:rsidR="005E7F32" w:rsidRPr="00375C7E">
        <w:rPr>
          <w:rFonts w:ascii="Times New Roman" w:eastAsia="宋体" w:hAnsi="Times New Roman" w:cs="Times New Roman"/>
          <w:color w:val="000000"/>
          <w:szCs w:val="21"/>
        </w:rPr>
        <w:t>7FFCH</w:t>
      </w:r>
      <w:r w:rsidR="005E7F32" w:rsidRPr="00375C7E">
        <w:rPr>
          <w:rFonts w:ascii="Times New Roman" w:eastAsia="宋体" w:hAnsi="Times New Roman" w:cs="Times New Roman"/>
          <w:color w:val="000000"/>
          <w:szCs w:val="21"/>
        </w:rPr>
        <w:t>，下列结论中，正确的是（</w:t>
      </w:r>
      <w:r w:rsidR="00E51870" w:rsidRPr="00E51870">
        <w:rPr>
          <w:rFonts w:ascii="Times New Roman" w:eastAsia="宋体" w:hAnsi="Times New Roman" w:cs="Times New Roman"/>
          <w:color w:val="FF0000"/>
          <w:szCs w:val="21"/>
        </w:rPr>
        <w:t>D</w:t>
      </w:r>
      <w:r w:rsidR="005E7F32" w:rsidRPr="00375C7E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7B8A7D9A" w14:textId="77777777" w:rsidR="005E7F32" w:rsidRPr="00375C7E" w:rsidRDefault="005E7F32" w:rsidP="005E7F32">
      <w:pPr>
        <w:widowControl/>
        <w:numPr>
          <w:ilvl w:val="0"/>
          <w:numId w:val="8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375C7E">
        <w:rPr>
          <w:rFonts w:ascii="Times New Roman" w:eastAsia="宋体" w:hAnsi="Times New Roman" w:cs="Times New Roman" w:hint="eastAsia"/>
          <w:szCs w:val="21"/>
        </w:rPr>
        <w:t>若</w:t>
      </w:r>
      <w:r w:rsidRPr="00375C7E">
        <w:rPr>
          <w:rFonts w:ascii="Times New Roman" w:eastAsia="宋体" w:hAnsi="Times New Roman" w:cs="Times New Roman"/>
          <w:szCs w:val="21"/>
        </w:rPr>
        <w:t>X</w:t>
      </w:r>
      <w:r w:rsidRPr="00375C7E">
        <w:rPr>
          <w:rFonts w:ascii="Times New Roman" w:eastAsia="宋体" w:hAnsi="Times New Roman" w:cs="Times New Roman"/>
          <w:szCs w:val="21"/>
        </w:rPr>
        <w:t>，</w:t>
      </w:r>
      <w:r w:rsidRPr="00375C7E">
        <w:rPr>
          <w:rFonts w:ascii="Times New Roman" w:eastAsia="宋体" w:hAnsi="Times New Roman" w:cs="Times New Roman"/>
          <w:szCs w:val="21"/>
        </w:rPr>
        <w:t>Y</w:t>
      </w:r>
      <w:r w:rsidRPr="00375C7E">
        <w:rPr>
          <w:rFonts w:ascii="Times New Roman" w:eastAsia="宋体" w:hAnsi="Times New Roman" w:cs="Times New Roman"/>
          <w:szCs w:val="21"/>
        </w:rPr>
        <w:t>，</w:t>
      </w:r>
      <w:r w:rsidRPr="00375C7E">
        <w:rPr>
          <w:rFonts w:ascii="Times New Roman" w:eastAsia="宋体" w:hAnsi="Times New Roman" w:cs="Times New Roman"/>
          <w:szCs w:val="21"/>
        </w:rPr>
        <w:t>Z</w:t>
      </w:r>
      <w:r w:rsidRPr="00375C7E">
        <w:rPr>
          <w:rFonts w:ascii="Times New Roman" w:eastAsia="宋体" w:hAnsi="Times New Roman" w:cs="Times New Roman"/>
          <w:szCs w:val="21"/>
        </w:rPr>
        <w:t>为无符号整数，则</w:t>
      </w:r>
      <w:r w:rsidRPr="00375C7E">
        <w:rPr>
          <w:rFonts w:ascii="Times New Roman" w:eastAsia="宋体" w:hAnsi="Times New Roman" w:cs="Times New Roman"/>
          <w:szCs w:val="21"/>
        </w:rPr>
        <w:t>Z&lt;X&lt;Y</w:t>
      </w:r>
    </w:p>
    <w:p w14:paraId="0B0187B7" w14:textId="77777777" w:rsidR="005E7F32" w:rsidRPr="00375C7E" w:rsidRDefault="005E7F32" w:rsidP="005E7F32">
      <w:pPr>
        <w:widowControl/>
        <w:numPr>
          <w:ilvl w:val="0"/>
          <w:numId w:val="8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375C7E">
        <w:rPr>
          <w:rFonts w:ascii="Times New Roman" w:eastAsia="宋体" w:hAnsi="Times New Roman" w:cs="Times New Roman" w:hint="eastAsia"/>
          <w:szCs w:val="21"/>
        </w:rPr>
        <w:t>若</w:t>
      </w:r>
      <w:r w:rsidRPr="00375C7E">
        <w:rPr>
          <w:rFonts w:ascii="Times New Roman" w:eastAsia="宋体" w:hAnsi="Times New Roman" w:cs="Times New Roman"/>
          <w:szCs w:val="21"/>
        </w:rPr>
        <w:t>X</w:t>
      </w:r>
      <w:r w:rsidRPr="00375C7E">
        <w:rPr>
          <w:rFonts w:ascii="Times New Roman" w:eastAsia="宋体" w:hAnsi="Times New Roman" w:cs="Times New Roman"/>
          <w:szCs w:val="21"/>
        </w:rPr>
        <w:t>，</w:t>
      </w:r>
      <w:r w:rsidRPr="00375C7E">
        <w:rPr>
          <w:rFonts w:ascii="Times New Roman" w:eastAsia="宋体" w:hAnsi="Times New Roman" w:cs="Times New Roman"/>
          <w:szCs w:val="21"/>
        </w:rPr>
        <w:t>Y</w:t>
      </w:r>
      <w:r w:rsidRPr="00375C7E">
        <w:rPr>
          <w:rFonts w:ascii="Times New Roman" w:eastAsia="宋体" w:hAnsi="Times New Roman" w:cs="Times New Roman"/>
          <w:szCs w:val="21"/>
        </w:rPr>
        <w:t>，</w:t>
      </w:r>
      <w:r w:rsidRPr="00375C7E">
        <w:rPr>
          <w:rFonts w:ascii="Times New Roman" w:eastAsia="宋体" w:hAnsi="Times New Roman" w:cs="Times New Roman"/>
          <w:szCs w:val="21"/>
        </w:rPr>
        <w:t>Z</w:t>
      </w:r>
      <w:r w:rsidRPr="00375C7E">
        <w:rPr>
          <w:rFonts w:ascii="Times New Roman" w:eastAsia="宋体" w:hAnsi="Times New Roman" w:cs="Times New Roman"/>
          <w:szCs w:val="21"/>
        </w:rPr>
        <w:t>为无符号整数，则</w:t>
      </w:r>
      <w:r w:rsidRPr="00375C7E">
        <w:rPr>
          <w:rFonts w:ascii="Times New Roman" w:eastAsia="宋体" w:hAnsi="Times New Roman" w:cs="Times New Roman"/>
          <w:szCs w:val="21"/>
        </w:rPr>
        <w:t>X&lt;Y&lt;Z</w:t>
      </w:r>
    </w:p>
    <w:p w14:paraId="54C03A3E" w14:textId="77777777" w:rsidR="005E7F32" w:rsidRPr="00375C7E" w:rsidRDefault="005E7F32" w:rsidP="005E7F32">
      <w:pPr>
        <w:widowControl/>
        <w:numPr>
          <w:ilvl w:val="0"/>
          <w:numId w:val="8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375C7E">
        <w:rPr>
          <w:rFonts w:ascii="Times New Roman" w:eastAsia="宋体" w:hAnsi="Times New Roman" w:cs="Times New Roman" w:hint="eastAsia"/>
          <w:szCs w:val="21"/>
        </w:rPr>
        <w:t>若</w:t>
      </w:r>
      <w:r w:rsidRPr="00375C7E">
        <w:rPr>
          <w:rFonts w:ascii="Times New Roman" w:eastAsia="宋体" w:hAnsi="Times New Roman" w:cs="Times New Roman"/>
          <w:szCs w:val="21"/>
        </w:rPr>
        <w:t>X</w:t>
      </w:r>
      <w:r w:rsidRPr="00375C7E">
        <w:rPr>
          <w:rFonts w:ascii="Times New Roman" w:eastAsia="宋体" w:hAnsi="Times New Roman" w:cs="Times New Roman"/>
          <w:szCs w:val="21"/>
        </w:rPr>
        <w:t>，</w:t>
      </w:r>
      <w:r w:rsidRPr="00375C7E">
        <w:rPr>
          <w:rFonts w:ascii="Times New Roman" w:eastAsia="宋体" w:hAnsi="Times New Roman" w:cs="Times New Roman"/>
          <w:szCs w:val="21"/>
        </w:rPr>
        <w:t>Y</w:t>
      </w:r>
      <w:r w:rsidRPr="00375C7E">
        <w:rPr>
          <w:rFonts w:ascii="Times New Roman" w:eastAsia="宋体" w:hAnsi="Times New Roman" w:cs="Times New Roman"/>
          <w:szCs w:val="21"/>
        </w:rPr>
        <w:t>，</w:t>
      </w:r>
      <w:r w:rsidRPr="00375C7E">
        <w:rPr>
          <w:rFonts w:ascii="Times New Roman" w:eastAsia="宋体" w:hAnsi="Times New Roman" w:cs="Times New Roman"/>
          <w:szCs w:val="21"/>
        </w:rPr>
        <w:t>Z</w:t>
      </w:r>
      <w:r w:rsidRPr="00375C7E">
        <w:rPr>
          <w:rFonts w:ascii="Times New Roman" w:eastAsia="宋体" w:hAnsi="Times New Roman" w:cs="Times New Roman"/>
          <w:szCs w:val="21"/>
        </w:rPr>
        <w:t>为带符号整数，则</w:t>
      </w:r>
      <w:r w:rsidRPr="00375C7E">
        <w:rPr>
          <w:rFonts w:ascii="Times New Roman" w:eastAsia="宋体" w:hAnsi="Times New Roman" w:cs="Times New Roman"/>
          <w:szCs w:val="21"/>
        </w:rPr>
        <w:t>X&lt;Y&lt;Z</w:t>
      </w:r>
    </w:p>
    <w:p w14:paraId="6D87304A" w14:textId="77777777" w:rsidR="005E7F32" w:rsidRPr="00375C7E" w:rsidRDefault="005E7F32" w:rsidP="005E7F32">
      <w:pPr>
        <w:widowControl/>
        <w:numPr>
          <w:ilvl w:val="0"/>
          <w:numId w:val="8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375C7E">
        <w:rPr>
          <w:rFonts w:ascii="Times New Roman" w:eastAsia="宋体" w:hAnsi="Times New Roman" w:cs="Times New Roman" w:hint="eastAsia"/>
          <w:szCs w:val="21"/>
        </w:rPr>
        <w:t>若</w:t>
      </w:r>
      <w:r w:rsidRPr="00375C7E">
        <w:rPr>
          <w:rFonts w:ascii="Times New Roman" w:eastAsia="宋体" w:hAnsi="Times New Roman" w:cs="Times New Roman"/>
          <w:szCs w:val="21"/>
        </w:rPr>
        <w:t>X</w:t>
      </w:r>
      <w:r w:rsidRPr="00375C7E">
        <w:rPr>
          <w:rFonts w:ascii="Times New Roman" w:eastAsia="宋体" w:hAnsi="Times New Roman" w:cs="Times New Roman"/>
          <w:szCs w:val="21"/>
        </w:rPr>
        <w:t>，</w:t>
      </w:r>
      <w:r w:rsidRPr="00375C7E">
        <w:rPr>
          <w:rFonts w:ascii="Times New Roman" w:eastAsia="宋体" w:hAnsi="Times New Roman" w:cs="Times New Roman"/>
          <w:szCs w:val="21"/>
        </w:rPr>
        <w:t>Y</w:t>
      </w:r>
      <w:r w:rsidRPr="00375C7E">
        <w:rPr>
          <w:rFonts w:ascii="Times New Roman" w:eastAsia="宋体" w:hAnsi="Times New Roman" w:cs="Times New Roman"/>
          <w:szCs w:val="21"/>
        </w:rPr>
        <w:t>，</w:t>
      </w:r>
      <w:r w:rsidRPr="00375C7E">
        <w:rPr>
          <w:rFonts w:ascii="Times New Roman" w:eastAsia="宋体" w:hAnsi="Times New Roman" w:cs="Times New Roman"/>
          <w:szCs w:val="21"/>
        </w:rPr>
        <w:t>Z</w:t>
      </w:r>
      <w:r w:rsidRPr="00375C7E">
        <w:rPr>
          <w:rFonts w:ascii="Times New Roman" w:eastAsia="宋体" w:hAnsi="Times New Roman" w:cs="Times New Roman"/>
          <w:szCs w:val="21"/>
        </w:rPr>
        <w:t>为带符号整数，则</w:t>
      </w:r>
      <w:r w:rsidRPr="00375C7E">
        <w:rPr>
          <w:rFonts w:ascii="Times New Roman" w:eastAsia="宋体" w:hAnsi="Times New Roman" w:cs="Times New Roman"/>
          <w:szCs w:val="21"/>
        </w:rPr>
        <w:t>Y&lt;X&lt;Z</w:t>
      </w:r>
    </w:p>
    <w:p w14:paraId="7365DD79" w14:textId="384A26AA" w:rsidR="00AD3E99" w:rsidRDefault="00AD3E99" w:rsidP="005E7F32">
      <w:pPr>
        <w:rPr>
          <w:rFonts w:ascii="Times New Roman" w:eastAsia="宋体" w:hAnsi="Times New Roman" w:cs="Times New Roman"/>
          <w:color w:val="0070C0"/>
          <w:szCs w:val="21"/>
        </w:rPr>
      </w:pPr>
      <w:r w:rsidRPr="00AD3E99">
        <w:rPr>
          <w:rFonts w:ascii="Times New Roman" w:eastAsia="宋体" w:hAnsi="Times New Roman" w:cs="Times New Roman"/>
          <w:color w:val="0070C0"/>
          <w:szCs w:val="21"/>
        </w:rPr>
        <w:t>[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解析</w:t>
      </w:r>
      <w:r w:rsidRPr="00AD3E99">
        <w:rPr>
          <w:rFonts w:ascii="Times New Roman" w:eastAsia="宋体" w:hAnsi="Times New Roman" w:cs="Times New Roman"/>
          <w:color w:val="0070C0"/>
          <w:szCs w:val="21"/>
        </w:rPr>
        <w:t>]</w:t>
      </w:r>
    </w:p>
    <w:p w14:paraId="0FBA1816" w14:textId="2824BDEE" w:rsidR="00AD3E99" w:rsidRDefault="00583419" w:rsidP="005E7F32">
      <w:pPr>
        <w:rPr>
          <w:rFonts w:ascii="Times New Roman" w:eastAsia="宋体" w:hAnsi="Times New Roman" w:cs="Times New Roman"/>
          <w:color w:val="0070C0"/>
          <w:szCs w:val="21"/>
        </w:rPr>
      </w:pPr>
      <w:r w:rsidRPr="00583419">
        <w:rPr>
          <w:rFonts w:ascii="Times New Roman" w:eastAsia="宋体" w:hAnsi="Times New Roman" w:cs="Times New Roman"/>
          <w:color w:val="0070C0"/>
          <w:szCs w:val="21"/>
        </w:rPr>
        <w:t>若</w:t>
      </w:r>
      <w:r w:rsidRPr="00583419">
        <w:rPr>
          <w:rFonts w:ascii="Times New Roman" w:eastAsia="宋体" w:hAnsi="Times New Roman" w:cs="Times New Roman"/>
          <w:color w:val="0070C0"/>
          <w:szCs w:val="21"/>
        </w:rPr>
        <w:t>X</w:t>
      </w:r>
      <w:r w:rsidRPr="00583419">
        <w:rPr>
          <w:rFonts w:ascii="Times New Roman" w:eastAsia="宋体" w:hAnsi="Times New Roman" w:cs="Times New Roman"/>
          <w:color w:val="0070C0"/>
          <w:szCs w:val="21"/>
        </w:rPr>
        <w:t>，</w:t>
      </w:r>
      <w:r w:rsidRPr="00583419">
        <w:rPr>
          <w:rFonts w:ascii="Times New Roman" w:eastAsia="宋体" w:hAnsi="Times New Roman" w:cs="Times New Roman"/>
          <w:color w:val="0070C0"/>
          <w:szCs w:val="21"/>
        </w:rPr>
        <w:t>Y</w:t>
      </w:r>
      <w:r w:rsidRPr="00583419">
        <w:rPr>
          <w:rFonts w:ascii="Times New Roman" w:eastAsia="宋体" w:hAnsi="Times New Roman" w:cs="Times New Roman"/>
          <w:color w:val="0070C0"/>
          <w:szCs w:val="21"/>
        </w:rPr>
        <w:t>，</w:t>
      </w:r>
      <w:r w:rsidRPr="00583419">
        <w:rPr>
          <w:rFonts w:ascii="Times New Roman" w:eastAsia="宋体" w:hAnsi="Times New Roman" w:cs="Times New Roman"/>
          <w:color w:val="0070C0"/>
          <w:szCs w:val="21"/>
        </w:rPr>
        <w:t>Z</w:t>
      </w:r>
      <w:r w:rsidRPr="00583419">
        <w:rPr>
          <w:rFonts w:ascii="Times New Roman" w:eastAsia="宋体" w:hAnsi="Times New Roman" w:cs="Times New Roman"/>
          <w:color w:val="0070C0"/>
          <w:szCs w:val="21"/>
        </w:rPr>
        <w:t>为无符号整数，</w:t>
      </w:r>
      <w:r w:rsidR="000327BB" w:rsidRPr="000327BB">
        <w:rPr>
          <w:rFonts w:ascii="Times New Roman" w:eastAsia="宋体" w:hAnsi="Times New Roman" w:cs="Times New Roman"/>
          <w:color w:val="0070C0"/>
          <w:szCs w:val="21"/>
        </w:rPr>
        <w:t>FFFDH</w:t>
      </w:r>
      <w:r w:rsidR="000327BB"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w:r w:rsidR="000327BB">
        <w:rPr>
          <w:rFonts w:ascii="Times New Roman" w:eastAsia="宋体" w:hAnsi="Times New Roman" w:cs="Times New Roman" w:hint="eastAsia"/>
          <w:color w:val="0070C0"/>
          <w:szCs w:val="21"/>
        </w:rPr>
        <w:t>&gt;</w:t>
      </w:r>
      <w:r w:rsidR="000327BB"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w:r w:rsidR="000327BB" w:rsidRPr="000327BB">
        <w:rPr>
          <w:rFonts w:ascii="Times New Roman" w:eastAsia="宋体" w:hAnsi="Times New Roman" w:cs="Times New Roman"/>
          <w:color w:val="0070C0"/>
          <w:szCs w:val="21"/>
        </w:rPr>
        <w:t>FFDFH</w:t>
      </w:r>
      <w:r w:rsidR="000327BB">
        <w:rPr>
          <w:rFonts w:ascii="Times New Roman" w:eastAsia="宋体" w:hAnsi="Times New Roman" w:cs="Times New Roman"/>
          <w:color w:val="0070C0"/>
          <w:szCs w:val="21"/>
        </w:rPr>
        <w:t xml:space="preserve"> &gt; </w:t>
      </w:r>
      <w:r w:rsidR="000327BB" w:rsidRPr="000327BB">
        <w:rPr>
          <w:rFonts w:ascii="Times New Roman" w:eastAsia="宋体" w:hAnsi="Times New Roman" w:cs="Times New Roman"/>
          <w:color w:val="0070C0"/>
          <w:szCs w:val="21"/>
        </w:rPr>
        <w:t>7FFCH</w:t>
      </w:r>
      <w:r w:rsidR="00264EA3"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m:oMath>
        <m:r>
          <w:rPr>
            <w:rFonts w:ascii="Cambria Math" w:eastAsia="宋体" w:hAnsi="Cambria Math" w:cs="Times New Roman"/>
            <w:color w:val="0070C0"/>
            <w:szCs w:val="21"/>
          </w:rPr>
          <m:t>⟹X&gt;Y&gt;Z</m:t>
        </m:r>
      </m:oMath>
      <w:r w:rsidR="00677003">
        <w:rPr>
          <w:rFonts w:ascii="Times New Roman" w:eastAsia="宋体" w:hAnsi="Times New Roman" w:cs="Times New Roman" w:hint="eastAsia"/>
          <w:color w:val="0070C0"/>
          <w:szCs w:val="21"/>
        </w:rPr>
        <w:t xml:space="preserve"> </w:t>
      </w:r>
      <m:oMath>
        <m:r>
          <w:rPr>
            <w:rFonts w:ascii="Cambria Math" w:eastAsia="宋体" w:hAnsi="Cambria Math" w:cs="Times New Roman"/>
            <w:color w:val="0070C0"/>
            <w:szCs w:val="21"/>
          </w:rPr>
          <m:t>⟹</m:t>
        </m:r>
      </m:oMath>
      <w:r w:rsidR="00677003">
        <w:rPr>
          <w:rFonts w:ascii="Times New Roman" w:eastAsia="宋体" w:hAnsi="Times New Roman" w:cs="Times New Roman" w:hint="eastAsia"/>
          <w:color w:val="0070C0"/>
          <w:szCs w:val="21"/>
        </w:rPr>
        <w:t xml:space="preserve"> </w:t>
      </w:r>
      <w:r w:rsidR="00677003">
        <w:rPr>
          <w:rFonts w:ascii="Times New Roman" w:eastAsia="宋体" w:hAnsi="Times New Roman" w:cs="Times New Roman"/>
          <w:color w:val="0070C0"/>
          <w:szCs w:val="21"/>
        </w:rPr>
        <w:t>A</w:t>
      </w:r>
      <w:r w:rsidR="00677003">
        <w:rPr>
          <w:rFonts w:ascii="Times New Roman" w:eastAsia="宋体" w:hAnsi="Times New Roman" w:cs="Times New Roman" w:hint="eastAsia"/>
          <w:color w:val="0070C0"/>
          <w:szCs w:val="21"/>
        </w:rPr>
        <w:t>和</w:t>
      </w:r>
      <w:r w:rsidR="00677003">
        <w:rPr>
          <w:rFonts w:ascii="Times New Roman" w:eastAsia="宋体" w:hAnsi="Times New Roman" w:cs="Times New Roman" w:hint="eastAsia"/>
          <w:color w:val="0070C0"/>
          <w:szCs w:val="21"/>
        </w:rPr>
        <w:t>B</w:t>
      </w:r>
      <w:r w:rsidR="00677003">
        <w:rPr>
          <w:rFonts w:ascii="Times New Roman" w:eastAsia="宋体" w:hAnsi="Times New Roman" w:cs="Times New Roman" w:hint="eastAsia"/>
          <w:color w:val="0070C0"/>
          <w:szCs w:val="21"/>
        </w:rPr>
        <w:t>错误</w:t>
      </w:r>
    </w:p>
    <w:p w14:paraId="24972416" w14:textId="4F59E1B6" w:rsidR="00677003" w:rsidRDefault="00BA28A3" w:rsidP="005E7F32">
      <w:pPr>
        <w:rPr>
          <w:rFonts w:ascii="Times New Roman" w:eastAsia="宋体" w:hAnsi="Times New Roman" w:cs="Times New Roman"/>
          <w:color w:val="0070C0"/>
          <w:szCs w:val="21"/>
        </w:rPr>
      </w:pPr>
      <w:r w:rsidRPr="00583419">
        <w:rPr>
          <w:rFonts w:ascii="Times New Roman" w:eastAsia="宋体" w:hAnsi="Times New Roman" w:cs="Times New Roman"/>
          <w:color w:val="0070C0"/>
          <w:szCs w:val="21"/>
        </w:rPr>
        <w:t>若</w:t>
      </w:r>
      <w:r w:rsidRPr="00583419">
        <w:rPr>
          <w:rFonts w:ascii="Times New Roman" w:eastAsia="宋体" w:hAnsi="Times New Roman" w:cs="Times New Roman"/>
          <w:color w:val="0070C0"/>
          <w:szCs w:val="21"/>
        </w:rPr>
        <w:t>X</w:t>
      </w:r>
      <w:r w:rsidRPr="00583419">
        <w:rPr>
          <w:rFonts w:ascii="Times New Roman" w:eastAsia="宋体" w:hAnsi="Times New Roman" w:cs="Times New Roman"/>
          <w:color w:val="0070C0"/>
          <w:szCs w:val="21"/>
        </w:rPr>
        <w:t>，</w:t>
      </w:r>
      <w:r w:rsidRPr="00583419">
        <w:rPr>
          <w:rFonts w:ascii="Times New Roman" w:eastAsia="宋体" w:hAnsi="Times New Roman" w:cs="Times New Roman"/>
          <w:color w:val="0070C0"/>
          <w:szCs w:val="21"/>
        </w:rPr>
        <w:t>Y</w:t>
      </w:r>
      <w:r w:rsidRPr="00583419">
        <w:rPr>
          <w:rFonts w:ascii="Times New Roman" w:eastAsia="宋体" w:hAnsi="Times New Roman" w:cs="Times New Roman"/>
          <w:color w:val="0070C0"/>
          <w:szCs w:val="21"/>
        </w:rPr>
        <w:t>，</w:t>
      </w:r>
      <w:r w:rsidRPr="00583419">
        <w:rPr>
          <w:rFonts w:ascii="Times New Roman" w:eastAsia="宋体" w:hAnsi="Times New Roman" w:cs="Times New Roman"/>
          <w:color w:val="0070C0"/>
          <w:szCs w:val="21"/>
        </w:rPr>
        <w:t>Z</w:t>
      </w:r>
      <w:r w:rsidRPr="00583419">
        <w:rPr>
          <w:rFonts w:ascii="Times New Roman" w:eastAsia="宋体" w:hAnsi="Times New Roman" w:cs="Times New Roman"/>
          <w:color w:val="0070C0"/>
          <w:szCs w:val="21"/>
        </w:rPr>
        <w:t>为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有</w:t>
      </w:r>
      <w:r w:rsidRPr="00583419">
        <w:rPr>
          <w:rFonts w:ascii="Times New Roman" w:eastAsia="宋体" w:hAnsi="Times New Roman" w:cs="Times New Roman"/>
          <w:color w:val="0070C0"/>
          <w:szCs w:val="21"/>
        </w:rPr>
        <w:t>符号整数，</w:t>
      </w:r>
      <w:r w:rsidRPr="000327BB">
        <w:rPr>
          <w:rFonts w:ascii="Times New Roman" w:eastAsia="宋体" w:hAnsi="Times New Roman" w:cs="Times New Roman"/>
          <w:color w:val="0070C0"/>
          <w:szCs w:val="21"/>
        </w:rPr>
        <w:t>FFFDH</w:t>
      </w:r>
      <w:r>
        <w:rPr>
          <w:rFonts w:ascii="Times New Roman" w:eastAsia="宋体" w:hAnsi="Times New Roman" w:cs="Times New Roman"/>
          <w:color w:val="0070C0"/>
          <w:szCs w:val="21"/>
        </w:rPr>
        <w:t xml:space="preserve"> &lt;0, </w:t>
      </w:r>
      <w:r w:rsidRPr="000327BB">
        <w:rPr>
          <w:rFonts w:ascii="Times New Roman" w:eastAsia="宋体" w:hAnsi="Times New Roman" w:cs="Times New Roman"/>
          <w:color w:val="0070C0"/>
          <w:szCs w:val="21"/>
        </w:rPr>
        <w:t>FFDFH</w:t>
      </w:r>
      <w:r>
        <w:rPr>
          <w:rFonts w:ascii="Times New Roman" w:eastAsia="宋体" w:hAnsi="Times New Roman" w:cs="Times New Roman"/>
          <w:color w:val="0070C0"/>
          <w:szCs w:val="21"/>
        </w:rPr>
        <w:t xml:space="preserve">&lt;0, </w:t>
      </w:r>
      <w:r w:rsidRPr="000327BB">
        <w:rPr>
          <w:rFonts w:ascii="Times New Roman" w:eastAsia="宋体" w:hAnsi="Times New Roman" w:cs="Times New Roman"/>
          <w:color w:val="0070C0"/>
          <w:szCs w:val="21"/>
        </w:rPr>
        <w:t>7FFCH</w:t>
      </w:r>
      <w:r>
        <w:rPr>
          <w:rFonts w:ascii="Times New Roman" w:eastAsia="宋体" w:hAnsi="Times New Roman" w:cs="Times New Roman"/>
          <w:color w:val="0070C0"/>
          <w:szCs w:val="21"/>
        </w:rPr>
        <w:t>&gt;0</w:t>
      </w:r>
      <w:r w:rsidR="00790048"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m:oMath>
        <m:r>
          <w:rPr>
            <w:rFonts w:ascii="Cambria Math" w:eastAsia="宋体" w:hAnsi="Cambria Math" w:cs="Times New Roman"/>
            <w:color w:val="0070C0"/>
            <w:szCs w:val="21"/>
          </w:rPr>
          <m:t>⟹</m:t>
        </m:r>
      </m:oMath>
      <w:r w:rsidR="00790048">
        <w:rPr>
          <w:rFonts w:ascii="Times New Roman" w:eastAsia="宋体" w:hAnsi="Times New Roman" w:cs="Times New Roman" w:hint="eastAsia"/>
          <w:color w:val="0070C0"/>
          <w:szCs w:val="21"/>
        </w:rPr>
        <w:t xml:space="preserve"> </w:t>
      </w:r>
      <w:r w:rsidR="00790048">
        <w:rPr>
          <w:rFonts w:ascii="Times New Roman" w:eastAsia="宋体" w:hAnsi="Times New Roman" w:cs="Times New Roman"/>
          <w:color w:val="0070C0"/>
          <w:szCs w:val="21"/>
        </w:rPr>
        <w:t>Z</w:t>
      </w:r>
      <w:r w:rsidR="00790048">
        <w:rPr>
          <w:rFonts w:ascii="Times New Roman" w:eastAsia="宋体" w:hAnsi="Times New Roman" w:cs="Times New Roman" w:hint="eastAsia"/>
          <w:color w:val="0070C0"/>
          <w:szCs w:val="21"/>
        </w:rPr>
        <w:t>最大</w:t>
      </w:r>
    </w:p>
    <w:p w14:paraId="35A70517" w14:textId="08FF0E32" w:rsidR="00B57E4F" w:rsidRPr="00B57E4F" w:rsidRDefault="00B57E4F" w:rsidP="00B57E4F">
      <w:pPr>
        <w:rPr>
          <w:rFonts w:ascii="Times New Roman" w:eastAsia="宋体" w:hAnsi="Times New Roman" w:cs="Times New Roman"/>
          <w:color w:val="0070C0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color w:val="0070C0"/>
              <w:szCs w:val="21"/>
            </w:rPr>
            <m:t>FFFDH=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70C0"/>
                  <w:szCs w:val="21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16</m:t>
              </m:r>
            </m:sup>
          </m:sSup>
          <m:r>
            <w:rPr>
              <w:rFonts w:ascii="Cambria Math" w:eastAsia="宋体" w:hAnsi="Cambria Math" w:cs="Times New Roman"/>
              <w:color w:val="0070C0"/>
              <w:szCs w:val="21"/>
            </w:rPr>
            <m:t>-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color w:val="0070C0"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color w:val="0070C0"/>
              <w:szCs w:val="21"/>
            </w:rPr>
            <m:t>⟹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color w:val="0070C0"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X</m:t>
              </m:r>
            </m:e>
          </m:d>
          <m:r>
            <w:rPr>
              <w:rFonts w:ascii="Cambria Math" w:eastAsia="宋体" w:hAnsi="Cambria Math" w:cs="Times New Roman"/>
              <w:color w:val="0070C0"/>
              <w:szCs w:val="21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70C0"/>
                  <w:szCs w:val="21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16</m:t>
              </m:r>
            </m:sup>
          </m:sSup>
          <m:r>
            <w:rPr>
              <w:rFonts w:ascii="Cambria Math" w:eastAsia="宋体" w:hAnsi="Cambria Math" w:cs="Times New Roman"/>
              <w:color w:val="0070C0"/>
              <w:szCs w:val="21"/>
            </w:rPr>
            <m:t>-FFFDH=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70C0"/>
                  <w:szCs w:val="21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16</m:t>
              </m:r>
            </m:sup>
          </m:sSup>
          <m:r>
            <w:rPr>
              <w:rFonts w:ascii="Cambria Math" w:eastAsia="宋体" w:hAnsi="Cambria Math" w:cs="Times New Roman"/>
              <w:color w:val="0070C0"/>
              <w:szCs w:val="21"/>
            </w:rPr>
            <m:t>-</m:t>
          </m:r>
          <m:d>
            <m:dPr>
              <m:ctrlPr>
                <w:rPr>
                  <w:rFonts w:ascii="Cambria Math" w:eastAsia="宋体" w:hAnsi="Cambria Math" w:cs="Times New Roman"/>
                  <w:i/>
                  <w:color w:val="0070C0"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FFFFH-2H</m:t>
              </m:r>
            </m:e>
          </m:d>
        </m:oMath>
      </m:oMathPara>
    </w:p>
    <w:p w14:paraId="2A153D59" w14:textId="70305378" w:rsidR="00B57E4F" w:rsidRPr="00B57E4F" w:rsidRDefault="00B57E4F" w:rsidP="00B57E4F">
      <w:pPr>
        <w:rPr>
          <w:rFonts w:ascii="Times New Roman" w:eastAsia="宋体" w:hAnsi="Times New Roman" w:cs="Times New Roman"/>
          <w:color w:val="0070C0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color w:val="0070C0"/>
              <w:szCs w:val="21"/>
            </w:rPr>
            <m:t>FFDFH=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70C0"/>
                  <w:szCs w:val="21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16</m:t>
              </m:r>
            </m:sup>
          </m:sSup>
          <m:r>
            <w:rPr>
              <w:rFonts w:ascii="Cambria Math" w:eastAsia="宋体" w:hAnsi="Cambria Math" w:cs="Times New Roman"/>
              <w:color w:val="0070C0"/>
              <w:szCs w:val="21"/>
            </w:rPr>
            <m:t>-|Y|⟹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color w:val="0070C0"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Y</m:t>
              </m:r>
            </m:e>
          </m:d>
          <m:r>
            <w:rPr>
              <w:rFonts w:ascii="Cambria Math" w:eastAsia="宋体" w:hAnsi="Cambria Math" w:cs="Times New Roman"/>
              <w:color w:val="0070C0"/>
              <w:szCs w:val="21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70C0"/>
                  <w:szCs w:val="21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16</m:t>
              </m:r>
            </m:sup>
          </m:sSup>
          <m:r>
            <w:rPr>
              <w:rFonts w:ascii="Cambria Math" w:eastAsia="宋体" w:hAnsi="Cambria Math" w:cs="Times New Roman"/>
              <w:color w:val="0070C0"/>
              <w:szCs w:val="21"/>
            </w:rPr>
            <m:t>-FFDFH=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color w:val="0070C0"/>
                  <w:szCs w:val="21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16</m:t>
              </m:r>
            </m:sup>
          </m:sSup>
          <m:r>
            <w:rPr>
              <w:rFonts w:ascii="Cambria Math" w:eastAsia="宋体" w:hAnsi="Cambria Math" w:cs="Times New Roman"/>
              <w:color w:val="0070C0"/>
              <w:szCs w:val="21"/>
            </w:rPr>
            <m:t>-</m:t>
          </m:r>
          <m:d>
            <m:dPr>
              <m:ctrlPr>
                <w:rPr>
                  <w:rFonts w:ascii="Cambria Math" w:eastAsia="宋体" w:hAnsi="Cambria Math" w:cs="Times New Roman"/>
                  <w:i/>
                  <w:color w:val="0070C0"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color w:val="0070C0"/>
                  <w:szCs w:val="21"/>
                </w:rPr>
                <m:t>FFFFH-20H</m:t>
              </m:r>
            </m:e>
          </m:d>
        </m:oMath>
      </m:oMathPara>
    </w:p>
    <w:p w14:paraId="5E62A18F" w14:textId="736C8C5F" w:rsidR="00B57E4F" w:rsidRPr="00203FE7" w:rsidRDefault="00553B23" w:rsidP="005E7F32">
      <w:pPr>
        <w:rPr>
          <w:rFonts w:ascii="Times New Roman" w:eastAsia="宋体" w:hAnsi="Times New Roman" w:cs="Times New Roman"/>
          <w:color w:val="0070C0"/>
          <w:szCs w:val="21"/>
        </w:rPr>
      </w:pPr>
      <w:r>
        <w:rPr>
          <w:rFonts w:ascii="Times New Roman" w:eastAsia="宋体" w:hAnsi="Times New Roman" w:cs="Times New Roman" w:hint="eastAsia"/>
          <w:color w:val="0070C0"/>
          <w:szCs w:val="21"/>
        </w:rPr>
        <w:t>可知</w:t>
      </w:r>
      <w:r w:rsidR="007C5B5E">
        <w:rPr>
          <w:rFonts w:ascii="Times New Roman" w:eastAsia="宋体" w:hAnsi="Times New Roman" w:cs="Times New Roman" w:hint="eastAsia"/>
          <w:color w:val="0070C0"/>
          <w:szCs w:val="21"/>
        </w:rPr>
        <w:t xml:space="preserve"> |</w:t>
      </w:r>
      <w:r w:rsidR="007C5B5E">
        <w:rPr>
          <w:rFonts w:ascii="Times New Roman" w:eastAsia="宋体" w:hAnsi="Times New Roman" w:cs="Times New Roman"/>
          <w:color w:val="0070C0"/>
          <w:szCs w:val="21"/>
        </w:rPr>
        <w:t>X|</w:t>
      </w:r>
      <w:r w:rsidR="0095632F">
        <w:rPr>
          <w:rFonts w:ascii="Times New Roman" w:eastAsia="宋体" w:hAnsi="Times New Roman" w:cs="Times New Roman"/>
          <w:color w:val="0070C0"/>
          <w:szCs w:val="21"/>
        </w:rPr>
        <w:t>&lt;</w:t>
      </w:r>
      <w:r w:rsidR="007C5B5E">
        <w:rPr>
          <w:rFonts w:ascii="Times New Roman" w:eastAsia="宋体" w:hAnsi="Times New Roman" w:cs="Times New Roman"/>
          <w:color w:val="0070C0"/>
          <w:szCs w:val="21"/>
        </w:rPr>
        <w:t xml:space="preserve">|Y| </w:t>
      </w:r>
      <m:oMath>
        <m:r>
          <w:rPr>
            <w:rFonts w:ascii="Cambria Math" w:eastAsia="宋体" w:hAnsi="Cambria Math" w:cs="Times New Roman"/>
            <w:color w:val="0070C0"/>
            <w:szCs w:val="21"/>
          </w:rPr>
          <m:t>⟹</m:t>
        </m:r>
      </m:oMath>
      <w:r w:rsidR="007C5B5E">
        <w:rPr>
          <w:rFonts w:ascii="Times New Roman" w:eastAsia="宋体" w:hAnsi="Times New Roman" w:cs="Times New Roman" w:hint="eastAsia"/>
          <w:color w:val="0070C0"/>
          <w:szCs w:val="21"/>
        </w:rPr>
        <w:t xml:space="preserve"> </w:t>
      </w:r>
      <w:r w:rsidR="007C5B5E">
        <w:rPr>
          <w:rFonts w:ascii="Times New Roman" w:eastAsia="宋体" w:hAnsi="Times New Roman" w:cs="Times New Roman"/>
          <w:color w:val="0070C0"/>
          <w:szCs w:val="21"/>
        </w:rPr>
        <w:t>X</w:t>
      </w:r>
      <w:r w:rsidR="0095632F">
        <w:rPr>
          <w:rFonts w:ascii="Times New Roman" w:eastAsia="宋体" w:hAnsi="Times New Roman" w:cs="Times New Roman"/>
          <w:color w:val="0070C0"/>
          <w:szCs w:val="21"/>
        </w:rPr>
        <w:t>&gt;</w:t>
      </w:r>
      <w:r w:rsidR="007C5B5E">
        <w:rPr>
          <w:rFonts w:ascii="Times New Roman" w:eastAsia="宋体" w:hAnsi="Times New Roman" w:cs="Times New Roman"/>
          <w:color w:val="0070C0"/>
          <w:szCs w:val="21"/>
        </w:rPr>
        <w:t>Y</w:t>
      </w:r>
      <w:r w:rsidR="0095632F">
        <w:rPr>
          <w:rFonts w:ascii="Times New Roman" w:eastAsia="宋体" w:hAnsi="Times New Roman" w:cs="Times New Roman" w:hint="eastAsia"/>
          <w:color w:val="0070C0"/>
          <w:szCs w:val="21"/>
        </w:rPr>
        <w:t>，故选</w:t>
      </w:r>
      <w:r w:rsidR="0095632F">
        <w:rPr>
          <w:rFonts w:ascii="Times New Roman" w:eastAsia="宋体" w:hAnsi="Times New Roman" w:cs="Times New Roman" w:hint="eastAsia"/>
          <w:color w:val="0070C0"/>
          <w:szCs w:val="21"/>
        </w:rPr>
        <w:t>D</w:t>
      </w:r>
    </w:p>
    <w:p w14:paraId="645E7B19" w14:textId="77777777" w:rsidR="00583419" w:rsidRPr="00375C7E" w:rsidRDefault="00583419" w:rsidP="005E7F32">
      <w:pPr>
        <w:rPr>
          <w:szCs w:val="21"/>
        </w:rPr>
      </w:pPr>
    </w:p>
    <w:p w14:paraId="386F8D1E" w14:textId="2EFE408F" w:rsidR="0000016D" w:rsidRPr="00375C7E" w:rsidRDefault="0000016D" w:rsidP="0000016D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375C7E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375C7E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 w:rsidRPr="00375C7E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1</w:t>
      </w:r>
      <w:r w:rsidRPr="00375C7E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.20] </w:t>
      </w:r>
      <w:r w:rsidRPr="00375C7E">
        <w:rPr>
          <w:rFonts w:ascii="Times New Roman" w:eastAsia="宋体" w:hAnsi="Times New Roman" w:cs="Times New Roman" w:hint="eastAsia"/>
          <w:color w:val="000000"/>
          <w:szCs w:val="21"/>
        </w:rPr>
        <w:t>下列数值中，不能用</w:t>
      </w:r>
      <w:r w:rsidRPr="00375C7E">
        <w:rPr>
          <w:rFonts w:ascii="Times New Roman" w:eastAsia="宋体" w:hAnsi="Times New Roman" w:cs="Times New Roman"/>
          <w:color w:val="000000"/>
          <w:szCs w:val="21"/>
        </w:rPr>
        <w:t>IEEE</w:t>
      </w:r>
      <w:del w:id="0" w:author="陈晓辉" w:date="2023-03-09T09:23:00Z">
        <w:r w:rsidRPr="00375C7E" w:rsidDel="00AD3E99">
          <w:rPr>
            <w:rFonts w:ascii="Times New Roman" w:eastAsia="宋体" w:hAnsi="Times New Roman" w:cs="Times New Roman" w:hint="eastAsia"/>
            <w:color w:val="000000"/>
            <w:szCs w:val="21"/>
          </w:rPr>
          <w:delText>E</w:delText>
        </w:r>
      </w:del>
      <w:ins w:id="1" w:author="陈晓辉" w:date="2023-03-09T09:23:00Z">
        <w:r w:rsidR="00AD3E99">
          <w:rPr>
            <w:rFonts w:ascii="Times New Roman" w:eastAsia="宋体" w:hAnsi="Times New Roman" w:cs="Times New Roman" w:hint="eastAsia"/>
            <w:color w:val="000000"/>
            <w:szCs w:val="21"/>
          </w:rPr>
          <w:t>-</w:t>
        </w:r>
      </w:ins>
      <w:r w:rsidRPr="00375C7E">
        <w:rPr>
          <w:rFonts w:ascii="Times New Roman" w:eastAsia="宋体" w:hAnsi="Times New Roman" w:cs="Times New Roman"/>
          <w:color w:val="000000"/>
          <w:szCs w:val="21"/>
        </w:rPr>
        <w:t>754</w:t>
      </w:r>
      <w:r w:rsidRPr="00375C7E">
        <w:rPr>
          <w:rFonts w:ascii="Times New Roman" w:eastAsia="宋体" w:hAnsi="Times New Roman" w:cs="Times New Roman"/>
          <w:color w:val="000000"/>
          <w:szCs w:val="21"/>
        </w:rPr>
        <w:t>浮点精确表示的（</w:t>
      </w:r>
      <w:r w:rsidR="00E51870">
        <w:rPr>
          <w:rFonts w:ascii="Times New Roman" w:eastAsia="宋体" w:hAnsi="Times New Roman" w:cs="Times New Roman"/>
          <w:color w:val="000000"/>
          <w:szCs w:val="21"/>
        </w:rPr>
        <w:t>A</w:t>
      </w:r>
      <w:r w:rsidRPr="00375C7E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2A8596E9" w14:textId="77777777" w:rsidR="0000016D" w:rsidRPr="00375C7E" w:rsidRDefault="0000016D" w:rsidP="0000016D">
      <w:pPr>
        <w:widowControl/>
        <w:numPr>
          <w:ilvl w:val="0"/>
          <w:numId w:val="9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375C7E">
        <w:rPr>
          <w:rFonts w:ascii="Times New Roman" w:eastAsia="宋体" w:hAnsi="Times New Roman" w:cs="Times New Roman" w:hint="eastAsia"/>
          <w:szCs w:val="21"/>
        </w:rPr>
        <w:t>1.</w:t>
      </w:r>
      <w:r w:rsidRPr="00375C7E">
        <w:rPr>
          <w:rFonts w:ascii="Times New Roman" w:eastAsia="宋体" w:hAnsi="Times New Roman" w:cs="Times New Roman"/>
          <w:szCs w:val="21"/>
        </w:rPr>
        <w:t>2</w:t>
      </w:r>
    </w:p>
    <w:p w14:paraId="61FB2868" w14:textId="77777777" w:rsidR="0000016D" w:rsidRPr="00375C7E" w:rsidRDefault="0000016D" w:rsidP="0000016D">
      <w:pPr>
        <w:widowControl/>
        <w:numPr>
          <w:ilvl w:val="0"/>
          <w:numId w:val="9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375C7E">
        <w:rPr>
          <w:rFonts w:ascii="Times New Roman" w:eastAsia="宋体" w:hAnsi="Times New Roman" w:cs="Times New Roman" w:hint="eastAsia"/>
          <w:szCs w:val="21"/>
        </w:rPr>
        <w:t>1.</w:t>
      </w:r>
      <w:r w:rsidRPr="00375C7E">
        <w:rPr>
          <w:rFonts w:ascii="Times New Roman" w:eastAsia="宋体" w:hAnsi="Times New Roman" w:cs="Times New Roman"/>
          <w:szCs w:val="21"/>
        </w:rPr>
        <w:t>25</w:t>
      </w:r>
    </w:p>
    <w:p w14:paraId="7B4A0DB9" w14:textId="77777777" w:rsidR="0000016D" w:rsidRPr="00375C7E" w:rsidRDefault="0000016D" w:rsidP="0000016D">
      <w:pPr>
        <w:widowControl/>
        <w:numPr>
          <w:ilvl w:val="0"/>
          <w:numId w:val="9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375C7E">
        <w:rPr>
          <w:rFonts w:ascii="Times New Roman" w:eastAsia="宋体" w:hAnsi="Times New Roman" w:cs="Times New Roman" w:hint="eastAsia"/>
          <w:szCs w:val="21"/>
        </w:rPr>
        <w:t>2.</w:t>
      </w:r>
      <w:r w:rsidRPr="00375C7E">
        <w:rPr>
          <w:rFonts w:ascii="Times New Roman" w:eastAsia="宋体" w:hAnsi="Times New Roman" w:cs="Times New Roman"/>
          <w:szCs w:val="21"/>
        </w:rPr>
        <w:t>0</w:t>
      </w:r>
    </w:p>
    <w:p w14:paraId="62FD5A48" w14:textId="7EA811BD" w:rsidR="0000016D" w:rsidRDefault="0000016D" w:rsidP="0000016D">
      <w:pPr>
        <w:widowControl/>
        <w:numPr>
          <w:ilvl w:val="0"/>
          <w:numId w:val="9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375C7E">
        <w:rPr>
          <w:rFonts w:ascii="Times New Roman" w:eastAsia="宋体" w:hAnsi="Times New Roman" w:cs="Times New Roman" w:hint="eastAsia"/>
          <w:szCs w:val="21"/>
        </w:rPr>
        <w:t>2.</w:t>
      </w:r>
      <w:r w:rsidRPr="00375C7E">
        <w:rPr>
          <w:rFonts w:ascii="Times New Roman" w:eastAsia="宋体" w:hAnsi="Times New Roman" w:cs="Times New Roman"/>
          <w:szCs w:val="21"/>
        </w:rPr>
        <w:t>5</w:t>
      </w:r>
    </w:p>
    <w:p w14:paraId="406CEF62" w14:textId="77777777" w:rsidR="005F2E26" w:rsidRDefault="00E51870" w:rsidP="00E51870">
      <w:pPr>
        <w:widowControl/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AD3E99">
        <w:rPr>
          <w:rFonts w:ascii="Times New Roman" w:eastAsia="宋体" w:hAnsi="Times New Roman" w:cs="Times New Roman"/>
          <w:color w:val="0070C0"/>
          <w:szCs w:val="21"/>
        </w:rPr>
        <w:t>[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解析</w:t>
      </w:r>
      <w:r w:rsidRPr="00AD3E99">
        <w:rPr>
          <w:rFonts w:ascii="Times New Roman" w:eastAsia="宋体" w:hAnsi="Times New Roman" w:cs="Times New Roman"/>
          <w:color w:val="0070C0"/>
          <w:szCs w:val="21"/>
        </w:rPr>
        <w:t>]</w:t>
      </w:r>
    </w:p>
    <w:p w14:paraId="73FCA271" w14:textId="77777777" w:rsidR="005F2E26" w:rsidRDefault="00E51870" w:rsidP="00E51870">
      <w:pPr>
        <w:widowControl/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AD3E99">
        <w:rPr>
          <w:rFonts w:ascii="Times New Roman" w:eastAsia="宋体" w:hAnsi="Times New Roman" w:cs="Times New Roman"/>
          <w:color w:val="0070C0"/>
          <w:szCs w:val="21"/>
        </w:rPr>
        <w:t>IEEE-754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浮点数</w:t>
      </w:r>
      <w:r w:rsidR="00263A1E" w:rsidRPr="00AD3E99">
        <w:rPr>
          <w:rFonts w:ascii="Times New Roman" w:eastAsia="宋体" w:hAnsi="Times New Roman" w:cs="Times New Roman" w:hint="eastAsia"/>
          <w:color w:val="0070C0"/>
          <w:szCs w:val="21"/>
        </w:rPr>
        <w:t>，规格化意味着</w:t>
      </w:r>
      <w:r w:rsidR="00263A1E" w:rsidRPr="00AD3E99">
        <w:rPr>
          <w:rFonts w:ascii="Times New Roman" w:eastAsia="宋体" w:hAnsi="Times New Roman" w:cs="Times New Roman" w:hint="eastAsia"/>
          <w:color w:val="0070C0"/>
          <w:szCs w:val="21"/>
        </w:rPr>
        <w:t>2</w:t>
      </w:r>
      <w:r w:rsidR="00263A1E" w:rsidRPr="00AD3E99">
        <w:rPr>
          <w:rFonts w:ascii="Times New Roman" w:eastAsia="宋体" w:hAnsi="Times New Roman" w:cs="Times New Roman"/>
          <w:color w:val="0070C0"/>
          <w:szCs w:val="21"/>
        </w:rPr>
        <w:t>3</w:t>
      </w:r>
      <w:r w:rsidR="00263A1E" w:rsidRPr="00AD3E99">
        <w:rPr>
          <w:rFonts w:ascii="Times New Roman" w:eastAsia="宋体" w:hAnsi="Times New Roman" w:cs="Times New Roman" w:hint="eastAsia"/>
          <w:color w:val="0070C0"/>
          <w:szCs w:val="21"/>
        </w:rPr>
        <w:t>bits</w:t>
      </w:r>
      <w:r w:rsidR="00263A1E" w:rsidRPr="00AD3E99">
        <w:rPr>
          <w:rFonts w:ascii="Times New Roman" w:eastAsia="宋体" w:hAnsi="Times New Roman" w:cs="Times New Roman" w:hint="eastAsia"/>
          <w:color w:val="0070C0"/>
          <w:szCs w:val="21"/>
        </w:rPr>
        <w:t>的尾数（定点小数表示的尾数）中小数点</w:t>
      </w:r>
      <w:r w:rsidR="007D7024" w:rsidRPr="00AD3E99">
        <w:rPr>
          <w:rFonts w:ascii="Times New Roman" w:eastAsia="宋体" w:hAnsi="Times New Roman" w:cs="Times New Roman" w:hint="eastAsia"/>
          <w:color w:val="0070C0"/>
          <w:szCs w:val="21"/>
        </w:rPr>
        <w:t>在最高比特左边，</w:t>
      </w:r>
      <w:r w:rsidR="005F2E26">
        <w:rPr>
          <w:rFonts w:ascii="Times New Roman" w:eastAsia="宋体" w:hAnsi="Times New Roman" w:cs="Times New Roman" w:hint="eastAsia"/>
          <w:color w:val="0070C0"/>
          <w:szCs w:val="21"/>
        </w:rPr>
        <w:t>且</w:t>
      </w:r>
      <w:r w:rsidR="007D7024" w:rsidRPr="00AD3E99">
        <w:rPr>
          <w:rFonts w:ascii="Times New Roman" w:eastAsia="宋体" w:hAnsi="Times New Roman" w:cs="Times New Roman" w:hint="eastAsia"/>
          <w:color w:val="0070C0"/>
          <w:szCs w:val="21"/>
        </w:rPr>
        <w:t>隐含了小数点左边的</w:t>
      </w:r>
      <w:r w:rsidR="007D7024" w:rsidRPr="00AD3E99">
        <w:rPr>
          <w:rFonts w:ascii="Times New Roman" w:eastAsia="宋体" w:hAnsi="Times New Roman" w:cs="Times New Roman" w:hint="eastAsia"/>
          <w:color w:val="0070C0"/>
          <w:szCs w:val="21"/>
        </w:rPr>
        <w:t>1</w:t>
      </w:r>
      <w:r w:rsidR="007D7024" w:rsidRPr="00AD3E99">
        <w:rPr>
          <w:rFonts w:ascii="Times New Roman" w:eastAsia="宋体" w:hAnsi="Times New Roman" w:cs="Times New Roman" w:hint="eastAsia"/>
          <w:color w:val="0070C0"/>
          <w:szCs w:val="21"/>
        </w:rPr>
        <w:t>。</w:t>
      </w:r>
    </w:p>
    <w:p w14:paraId="7285E7C9" w14:textId="77777777" w:rsidR="00F04CA6" w:rsidRDefault="007D7024" w:rsidP="00E51870">
      <w:pPr>
        <w:widowControl/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而</w:t>
      </w:r>
      <m:oMath>
        <m:r>
          <w:rPr>
            <w:rFonts w:ascii="Cambria Math" w:eastAsia="宋体" w:hAnsi="Cambria Math" w:cs="Times New Roman" w:hint="eastAsia"/>
            <w:color w:val="0070C0"/>
            <w:szCs w:val="21"/>
          </w:rPr>
          <m:t>b</m:t>
        </m:r>
        <m:r>
          <w:rPr>
            <w:rFonts w:ascii="Cambria Math" w:eastAsia="宋体" w:hAnsi="Cambria Math" w:cs="Times New Roman"/>
            <w:color w:val="0070C0"/>
            <w:szCs w:val="21"/>
          </w:rPr>
          <m:t>it[22]=</m:t>
        </m:r>
        <m:sSup>
          <m:sSupPr>
            <m:ctrlPr>
              <w:rPr>
                <w:rFonts w:ascii="Cambria Math" w:eastAsia="宋体" w:hAnsi="Cambria Math" w:cs="Times New Roman"/>
                <w:i/>
                <w:color w:val="0070C0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0070C0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Times New Roman"/>
                <w:color w:val="0070C0"/>
                <w:szCs w:val="21"/>
              </w:rPr>
              <m:t>-1</m:t>
            </m:r>
          </m:sup>
        </m:sSup>
        <m:r>
          <w:rPr>
            <w:rFonts w:ascii="Cambria Math" w:eastAsia="宋体" w:hAnsi="Cambria Math" w:cs="Times New Roman"/>
            <w:color w:val="0070C0"/>
            <w:szCs w:val="21"/>
          </w:rPr>
          <m:t>, bit[21]=</m:t>
        </m:r>
        <m:sSup>
          <m:sSupPr>
            <m:ctrlPr>
              <w:rPr>
                <w:rFonts w:ascii="Cambria Math" w:eastAsia="宋体" w:hAnsi="Cambria Math" w:cs="Times New Roman"/>
                <w:i/>
                <w:color w:val="0070C0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0070C0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Times New Roman"/>
                <w:color w:val="0070C0"/>
                <w:szCs w:val="21"/>
              </w:rPr>
              <m:t>-2</m:t>
            </m:r>
          </m:sup>
        </m:sSup>
        <m:r>
          <w:rPr>
            <w:rFonts w:ascii="Cambria Math" w:eastAsia="宋体" w:hAnsi="Cambria Math" w:cs="Times New Roman"/>
            <w:color w:val="0070C0"/>
            <w:szCs w:val="21"/>
          </w:rPr>
          <m:t>……bit[0]=</m:t>
        </m:r>
        <m:sSup>
          <m:sSupPr>
            <m:ctrlPr>
              <w:rPr>
                <w:rFonts w:ascii="Cambria Math" w:eastAsia="宋体" w:hAnsi="Cambria Math" w:cs="Times New Roman"/>
                <w:i/>
                <w:color w:val="0070C0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0070C0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Times New Roman"/>
                <w:color w:val="0070C0"/>
                <w:szCs w:val="21"/>
              </w:rPr>
              <m:t>-23</m:t>
            </m:r>
          </m:sup>
        </m:sSup>
      </m:oMath>
      <w:r w:rsidR="005803B0" w:rsidRPr="00AD3E99">
        <w:rPr>
          <w:rFonts w:ascii="Times New Roman" w:eastAsia="宋体" w:hAnsi="Times New Roman" w:cs="Times New Roman" w:hint="eastAsia"/>
          <w:color w:val="0070C0"/>
          <w:szCs w:val="21"/>
        </w:rPr>
        <w:t>。</w:t>
      </w:r>
    </w:p>
    <w:p w14:paraId="1C6DBA5F" w14:textId="5C8DC148" w:rsidR="00FA422E" w:rsidRPr="00AD3E99" w:rsidRDefault="00A21503" w:rsidP="00E51870">
      <w:pPr>
        <w:widowControl/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若</w:t>
      </w:r>
      <w:proofErr w:type="gramStart"/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一</w:t>
      </w:r>
      <w:proofErr w:type="gramEnd"/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个数可以被表示为</w:t>
      </w:r>
      <w:r w:rsidR="007A463B">
        <w:rPr>
          <w:rFonts w:ascii="Times New Roman" w:eastAsia="宋体" w:hAnsi="Times New Roman" w:cs="Times New Roman" w:hint="eastAsia"/>
          <w:color w:val="0070C0"/>
          <w:szCs w:val="21"/>
        </w:rPr>
        <w:t>类似</w:t>
      </w:r>
      <w:r w:rsidR="007A463B">
        <w:rPr>
          <w:rFonts w:ascii="Times New Roman" w:eastAsia="宋体" w:hAnsi="Times New Roman" w:cs="Times New Roman" w:hint="eastAsia"/>
          <w:color w:val="0070C0"/>
          <w:szCs w:val="21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="宋体" w:hAnsi="Cambria Math" w:cs="Times New Roman"/>
                <w:i/>
                <w:color w:val="0070C0"/>
                <w:szCs w:val="21"/>
              </w:rPr>
            </m:ctrlPr>
          </m:naryPr>
          <m:sub>
            <m:r>
              <w:rPr>
                <w:rFonts w:ascii="Cambria Math" w:eastAsia="宋体" w:hAnsi="Cambria Math" w:cs="Times New Roman"/>
                <w:color w:val="0070C0"/>
                <w:szCs w:val="21"/>
              </w:rPr>
              <m:t>i</m:t>
            </m:r>
            <m:r>
              <m:rPr>
                <m:scr m:val="double-struck"/>
              </m:rPr>
              <w:rPr>
                <w:rFonts w:ascii="Cambria Math" w:eastAsia="宋体" w:hAnsi="Cambria Math" w:cs="Times New Roman"/>
                <w:color w:val="0070C0"/>
                <w:szCs w:val="21"/>
              </w:rPr>
              <m:t>∈Z</m:t>
            </m:r>
          </m:sub>
          <m:sup/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color w:val="0070C0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>2</m:t>
                </m:r>
              </m:e>
              <m:sup>
                <m: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>i</m:t>
                </m:r>
              </m:sup>
            </m:sSup>
          </m:e>
        </m:nary>
      </m:oMath>
      <w:r w:rsidR="007A463B">
        <w:rPr>
          <w:rFonts w:ascii="Times New Roman" w:eastAsia="宋体" w:hAnsi="Times New Roman" w:cs="Times New Roman" w:hint="eastAsia"/>
          <w:color w:val="0070C0"/>
          <w:szCs w:val="21"/>
        </w:rPr>
        <w:t xml:space="preserve"> </w:t>
      </w:r>
      <w:r w:rsidR="007A463B">
        <w:rPr>
          <w:rFonts w:ascii="Times New Roman" w:eastAsia="宋体" w:hAnsi="Times New Roman" w:cs="Times New Roman" w:hint="eastAsia"/>
          <w:color w:val="0070C0"/>
          <w:szCs w:val="21"/>
        </w:rPr>
        <w:t>形式</w:t>
      </w:r>
      <w:r w:rsidR="00AC6C77" w:rsidRPr="00AD3E99">
        <w:rPr>
          <w:rFonts w:ascii="Times New Roman" w:eastAsia="宋体" w:hAnsi="Times New Roman" w:cs="Times New Roman" w:hint="eastAsia"/>
          <w:color w:val="0070C0"/>
          <w:szCs w:val="21"/>
        </w:rPr>
        <w:t>，就可以被</w:t>
      </w:r>
      <w:r w:rsidR="00AC6C77" w:rsidRPr="00AD3E99">
        <w:rPr>
          <w:rFonts w:ascii="Times New Roman" w:eastAsia="宋体" w:hAnsi="Times New Roman" w:cs="Times New Roman" w:hint="eastAsia"/>
          <w:color w:val="0070C0"/>
          <w:szCs w:val="21"/>
        </w:rPr>
        <w:t>IEEE-</w:t>
      </w:r>
      <w:r w:rsidR="00AC6C77" w:rsidRPr="00AD3E99">
        <w:rPr>
          <w:rFonts w:ascii="Times New Roman" w:eastAsia="宋体" w:hAnsi="Times New Roman" w:cs="Times New Roman"/>
          <w:color w:val="0070C0"/>
          <w:szCs w:val="21"/>
        </w:rPr>
        <w:t>754</w:t>
      </w:r>
      <w:r w:rsidR="00AD3E99" w:rsidRPr="00AD3E99">
        <w:rPr>
          <w:rFonts w:ascii="Times New Roman" w:eastAsia="宋体" w:hAnsi="Times New Roman" w:cs="Times New Roman" w:hint="eastAsia"/>
          <w:color w:val="0070C0"/>
          <w:szCs w:val="21"/>
        </w:rPr>
        <w:t>精确表示。</w:t>
      </w:r>
    </w:p>
    <w:p w14:paraId="10BD8170" w14:textId="607C9C9A" w:rsidR="00E51870" w:rsidRDefault="005803B0" w:rsidP="00E51870">
      <w:pPr>
        <w:widowControl/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用排除法，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B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、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C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、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D</w:t>
      </w:r>
      <w:r w:rsidR="00FA422E" w:rsidRPr="00AD3E99">
        <w:rPr>
          <w:rFonts w:ascii="Times New Roman" w:eastAsia="宋体" w:hAnsi="Times New Roman" w:cs="Times New Roman" w:hint="eastAsia"/>
          <w:color w:val="0070C0"/>
          <w:szCs w:val="21"/>
        </w:rPr>
        <w:t>的小数部分都是</w:t>
      </w:r>
      <m:oMath>
        <m:sSup>
          <m:sSupPr>
            <m:ctrlPr>
              <w:rPr>
                <w:rFonts w:ascii="Cambria Math" w:eastAsia="宋体" w:hAnsi="Cambria Math" w:cs="Times New Roman"/>
                <w:i/>
                <w:color w:val="0070C0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0070C0"/>
                <w:szCs w:val="21"/>
              </w:rPr>
              <m:t>2</m:t>
            </m:r>
          </m:e>
          <m:sup>
            <m:r>
              <w:rPr>
                <w:rFonts w:ascii="Cambria Math" w:eastAsia="宋体" w:hAnsi="Cambria Math" w:cs="Times New Roman"/>
                <w:color w:val="0070C0"/>
                <w:szCs w:val="21"/>
              </w:rPr>
              <m:t>-n</m:t>
            </m:r>
          </m:sup>
        </m:sSup>
      </m:oMath>
      <w:r w:rsidR="00FA422E" w:rsidRPr="00AD3E99">
        <w:rPr>
          <w:rFonts w:ascii="Times New Roman" w:eastAsia="宋体" w:hAnsi="Times New Roman" w:cs="Times New Roman" w:hint="eastAsia"/>
          <w:color w:val="0070C0"/>
          <w:szCs w:val="21"/>
        </w:rPr>
        <w:t>形式，</w:t>
      </w:r>
      <w:r w:rsidR="004D7EE7" w:rsidRPr="00AD3E99">
        <w:rPr>
          <w:rFonts w:ascii="Times New Roman" w:eastAsia="宋体" w:hAnsi="Times New Roman" w:cs="Times New Roman" w:hint="eastAsia"/>
          <w:color w:val="0070C0"/>
          <w:szCs w:val="21"/>
        </w:rPr>
        <w:t>一定可以被表示。</w:t>
      </w:r>
      <w:r w:rsidR="00ED68BA">
        <w:rPr>
          <w:rFonts w:ascii="Times New Roman" w:eastAsia="宋体" w:hAnsi="Times New Roman" w:cs="Times New Roman" w:hint="eastAsia"/>
          <w:color w:val="0070C0"/>
          <w:szCs w:val="21"/>
        </w:rPr>
        <w:t>故选</w:t>
      </w:r>
      <w:r w:rsidR="00ED68BA">
        <w:rPr>
          <w:rFonts w:ascii="Times New Roman" w:eastAsia="宋体" w:hAnsi="Times New Roman" w:cs="Times New Roman" w:hint="eastAsia"/>
          <w:color w:val="0070C0"/>
          <w:szCs w:val="21"/>
        </w:rPr>
        <w:t>A</w:t>
      </w:r>
      <w:r w:rsidR="00ED68BA">
        <w:rPr>
          <w:rFonts w:ascii="Times New Roman" w:eastAsia="宋体" w:hAnsi="Times New Roman" w:cs="Times New Roman" w:hint="eastAsia"/>
          <w:color w:val="0070C0"/>
          <w:szCs w:val="21"/>
        </w:rPr>
        <w:t>。</w:t>
      </w:r>
    </w:p>
    <w:p w14:paraId="6F610C15" w14:textId="79197D1C" w:rsidR="00ED68BA" w:rsidRDefault="00ED68BA" w:rsidP="00E51870">
      <w:pPr>
        <w:widowControl/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70C0"/>
          <w:szCs w:val="21"/>
        </w:rPr>
      </w:pPr>
    </w:p>
    <w:p w14:paraId="61E18232" w14:textId="13B20605" w:rsidR="00ED68BA" w:rsidRPr="006020B7" w:rsidRDefault="00ED68BA" w:rsidP="00E51870">
      <w:pPr>
        <w:widowControl/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70C0"/>
          <w:szCs w:val="21"/>
        </w:rPr>
      </w:pPr>
      <w:r>
        <w:rPr>
          <w:rFonts w:ascii="Times New Roman" w:eastAsia="宋体" w:hAnsi="Times New Roman" w:cs="Times New Roman" w:hint="eastAsia"/>
          <w:color w:val="0070C0"/>
          <w:szCs w:val="21"/>
        </w:rPr>
        <w:lastRenderedPageBreak/>
        <w:t>进一步解读，令集合</w:t>
      </w:r>
      <m:oMath>
        <m:r>
          <m:rPr>
            <m:sty m:val="p"/>
          </m:rPr>
          <w:rPr>
            <w:rFonts w:ascii="Cambria Math" w:eastAsia="宋体" w:hAnsi="Cambria Math" w:cs="Times New Roman"/>
            <w:color w:val="0070C0"/>
            <w:szCs w:val="21"/>
          </w:rPr>
          <m:t>Φ</m:t>
        </m:r>
        <m:r>
          <w:rPr>
            <w:rFonts w:ascii="Cambria Math" w:eastAsia="宋体" w:hAnsi="Cambria Math" w:cs="Times New Roman"/>
            <w:color w:val="0070C0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i/>
                <w:color w:val="0070C0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0070C0"/>
                <w:szCs w:val="21"/>
              </w:rPr>
              <m:t xml:space="preserve"> </m:t>
            </m:r>
            <m:r>
              <w:rPr>
                <w:rFonts w:ascii="微软雅黑" w:eastAsia="微软雅黑" w:hAnsi="微软雅黑" w:cs="微软雅黑" w:hint="eastAsia"/>
                <w:color w:val="0070C0"/>
                <w:szCs w:val="21"/>
              </w:rPr>
              <m:t>-</m:t>
            </m:r>
            <m:r>
              <w:rPr>
                <w:rFonts w:ascii="Cambria Math" w:eastAsia="宋体" w:hAnsi="Cambria Math" w:cs="Times New Roman"/>
                <w:color w:val="0070C0"/>
                <w:szCs w:val="21"/>
              </w:rPr>
              <m:t>1, -2,⋯,-23</m:t>
            </m:r>
          </m:e>
        </m:d>
      </m:oMath>
      <w:r w:rsidR="00DD6DCD">
        <w:rPr>
          <w:rFonts w:ascii="Times New Roman" w:eastAsia="宋体" w:hAnsi="Times New Roman" w:cs="Times New Roman" w:hint="eastAsia"/>
          <w:color w:val="0070C0"/>
          <w:szCs w:val="21"/>
        </w:rPr>
        <w:t>，令集合</w:t>
      </w:r>
      <m:oMath>
        <m:r>
          <m:rPr>
            <m:sty m:val="p"/>
          </m:rPr>
          <w:rPr>
            <w:rFonts w:ascii="Cambria Math" w:eastAsia="宋体" w:hAnsi="Cambria Math" w:cs="Times New Roman"/>
            <w:color w:val="0070C0"/>
            <w:szCs w:val="21"/>
          </w:rPr>
          <m:t>Ψ</m:t>
        </m:r>
        <m:r>
          <w:rPr>
            <w:rFonts w:ascii="Cambria Math" w:eastAsia="宋体" w:hAnsi="Cambria Math" w:cs="Times New Roman"/>
            <w:color w:val="0070C0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i/>
                <w:color w:val="0070C0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0070C0"/>
                <w:szCs w:val="21"/>
              </w:rPr>
              <m:t>-127,-126,⋯,127,128</m:t>
            </m:r>
          </m:e>
        </m:d>
      </m:oMath>
    </w:p>
    <w:p w14:paraId="498250F2" w14:textId="4575539C" w:rsidR="00F4777D" w:rsidRPr="00AD3E99" w:rsidRDefault="00F4777D" w:rsidP="00F4777D">
      <w:pPr>
        <w:widowControl/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若</w:t>
      </w:r>
      <w:proofErr w:type="gramStart"/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一</w:t>
      </w:r>
      <w:proofErr w:type="gramEnd"/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个数可以被表示为</w:t>
      </w:r>
      <w:r w:rsidR="00327B23">
        <w:rPr>
          <w:rFonts w:ascii="Times New Roman" w:eastAsia="宋体" w:hAnsi="Times New Roman" w:cs="Times New Roman" w:hint="eastAsia"/>
          <w:color w:val="0070C0"/>
          <w:szCs w:val="21"/>
        </w:rPr>
        <w:t>类似</w:t>
      </w:r>
      <w:r w:rsidR="00327B23">
        <w:rPr>
          <w:rFonts w:ascii="Times New Roman" w:eastAsia="宋体" w:hAnsi="Times New Roman" w:cs="Times New Roman" w:hint="eastAsia"/>
          <w:color w:val="0070C0"/>
          <w:szCs w:val="21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="宋体" w:hAnsi="Cambria Math" w:cs="Times New Roman"/>
                <w:i/>
                <w:color w:val="0070C0"/>
                <w:szCs w:val="21"/>
              </w:rPr>
            </m:ctrlPr>
          </m:naryPr>
          <m:sub>
            <m:r>
              <w:rPr>
                <w:rFonts w:ascii="Cambria Math" w:eastAsia="宋体" w:hAnsi="Cambria Math" w:cs="Times New Roman"/>
                <w:color w:val="0070C0"/>
                <w:szCs w:val="21"/>
              </w:rPr>
              <m:t>i</m:t>
            </m:r>
            <m:r>
              <w:rPr>
                <w:rFonts w:ascii="Cambria Math" w:eastAsia="宋体" w:hAnsi="Cambria Math" w:cs="Times New Roman" w:hint="eastAsia"/>
                <w:color w:val="0070C0"/>
                <w:szCs w:val="21"/>
              </w:rPr>
              <m:t>=</m:t>
            </m:r>
            <m:r>
              <w:rPr>
                <w:rFonts w:ascii="Cambria Math" w:eastAsia="宋体" w:hAnsi="Cambria Math" w:cs="Times New Roman"/>
                <w:color w:val="0070C0"/>
                <w:szCs w:val="21"/>
              </w:rPr>
              <m:t>ϕ+ψ,ϕ∈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0070C0"/>
                <w:szCs w:val="21"/>
              </w:rPr>
              <m:t>Φ</m:t>
            </m:r>
            <m:r>
              <w:rPr>
                <w:rFonts w:ascii="Cambria Math" w:eastAsia="宋体" w:hAnsi="Cambria Math" w:cs="Times New Roman"/>
                <w:color w:val="0070C0"/>
                <w:szCs w:val="21"/>
              </w:rPr>
              <m:t>,ψ∈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0070C0"/>
                <w:szCs w:val="21"/>
              </w:rPr>
              <m:t>Ψ</m:t>
            </m:r>
          </m:sub>
          <m:sup/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color w:val="0070C0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>2</m:t>
                </m:r>
              </m:e>
              <m:sup>
                <m:r>
                  <w:rPr>
                    <w:rFonts w:ascii="Cambria Math" w:eastAsia="宋体" w:hAnsi="Cambria Math" w:cs="Times New Roman"/>
                    <w:color w:val="0070C0"/>
                    <w:szCs w:val="21"/>
                  </w:rPr>
                  <m:t>i</m:t>
                </m:r>
              </m:sup>
            </m:sSup>
          </m:e>
        </m:nary>
      </m:oMath>
      <w:r w:rsidR="00327B23">
        <w:rPr>
          <w:rFonts w:ascii="Times New Roman" w:eastAsia="宋体" w:hAnsi="Times New Roman" w:cs="Times New Roman" w:hint="eastAsia"/>
          <w:color w:val="0070C0"/>
          <w:szCs w:val="21"/>
        </w:rPr>
        <w:t xml:space="preserve"> </w:t>
      </w:r>
      <w:r w:rsidR="00C6217D">
        <w:rPr>
          <w:rFonts w:ascii="Times New Roman" w:eastAsia="宋体" w:hAnsi="Times New Roman" w:cs="Times New Roman" w:hint="eastAsia"/>
          <w:color w:val="0070C0"/>
          <w:szCs w:val="21"/>
        </w:rPr>
        <w:t>形式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，就可以被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IEEE-</w:t>
      </w:r>
      <w:r w:rsidRPr="00AD3E99">
        <w:rPr>
          <w:rFonts w:ascii="Times New Roman" w:eastAsia="宋体" w:hAnsi="Times New Roman" w:cs="Times New Roman"/>
          <w:color w:val="0070C0"/>
          <w:szCs w:val="21"/>
        </w:rPr>
        <w:t>754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精确表示。</w:t>
      </w:r>
    </w:p>
    <w:p w14:paraId="54F1AD33" w14:textId="77777777" w:rsidR="00F4777D" w:rsidRPr="00F4777D" w:rsidRDefault="00F4777D" w:rsidP="00E51870">
      <w:pPr>
        <w:widowControl/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70C0"/>
          <w:szCs w:val="21"/>
        </w:rPr>
      </w:pPr>
    </w:p>
    <w:p w14:paraId="0BE20C96" w14:textId="2A16A929" w:rsidR="00115992" w:rsidRDefault="00115992" w:rsidP="00115992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375C7E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375C7E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 w:rsidRPr="00375C7E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1</w:t>
      </w:r>
      <w:r w:rsidRPr="00375C7E">
        <w:rPr>
          <w:rFonts w:ascii="Times New Roman" w:eastAsia="宋体" w:hAnsi="Times New Roman" w:cs="Times New Roman"/>
          <w:b/>
          <w:bCs/>
          <w:color w:val="000000"/>
          <w:szCs w:val="21"/>
        </w:rPr>
        <w:t>.2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1</w:t>
      </w:r>
      <w:r w:rsidRPr="00375C7E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] 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 xml:space="preserve">DeepSeek-V3 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使用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 xml:space="preserve"> FP8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 xml:space="preserve">8 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位浮点数）来提高计算速度并减少训练期间的显存使用量。</w:t>
      </w:r>
      <w:r w:rsidRPr="00285200">
        <w:rPr>
          <w:rFonts w:ascii="Times New Roman" w:eastAsia="宋体" w:hAnsi="Times New Roman" w:cs="Times New Roman"/>
          <w:color w:val="000000"/>
          <w:szCs w:val="21"/>
        </w:rPr>
        <w:t xml:space="preserve">FP8 </w:t>
      </w:r>
      <w:r w:rsidRPr="00285200">
        <w:rPr>
          <w:rFonts w:ascii="Times New Roman" w:eastAsia="宋体" w:hAnsi="Times New Roman" w:cs="Times New Roman"/>
          <w:color w:val="000000"/>
          <w:szCs w:val="21"/>
        </w:rPr>
        <w:t>是一种</w:t>
      </w:r>
      <w:r w:rsidRPr="00285200">
        <w:rPr>
          <w:rFonts w:ascii="Times New Roman" w:eastAsia="宋体" w:hAnsi="Times New Roman" w:cs="Times New Roman"/>
          <w:color w:val="000000"/>
          <w:szCs w:val="21"/>
        </w:rPr>
        <w:t xml:space="preserve"> 8 </w:t>
      </w:r>
      <w:r w:rsidRPr="00285200">
        <w:rPr>
          <w:rFonts w:ascii="Times New Roman" w:eastAsia="宋体" w:hAnsi="Times New Roman" w:cs="Times New Roman"/>
          <w:color w:val="000000"/>
          <w:szCs w:val="21"/>
        </w:rPr>
        <w:t>位浮点数表示法，</w:t>
      </w:r>
      <w:r w:rsidRPr="00285200">
        <w:rPr>
          <w:rFonts w:ascii="Times New Roman" w:eastAsia="宋体" w:hAnsi="Times New Roman" w:cs="Times New Roman"/>
          <w:color w:val="000000"/>
          <w:szCs w:val="21"/>
        </w:rPr>
        <w:t xml:space="preserve">FP8 </w:t>
      </w:r>
      <w:r w:rsidRPr="00285200">
        <w:rPr>
          <w:rFonts w:ascii="Times New Roman" w:eastAsia="宋体" w:hAnsi="Times New Roman" w:cs="Times New Roman"/>
          <w:color w:val="000000"/>
          <w:szCs w:val="21"/>
        </w:rPr>
        <w:t>的详细介绍可以参考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hyperlink r:id="rId7" w:history="1">
        <w:r w:rsidRPr="00105988">
          <w:rPr>
            <w:rStyle w:val="a7"/>
            <w:rFonts w:ascii="Times New Roman" w:eastAsia="宋体" w:hAnsi="Times New Roman" w:cs="Times New Roman"/>
            <w:szCs w:val="21"/>
          </w:rPr>
          <w:t>https://developer.nvidia.com/zh-cn/blog/fp8-precision-performance/</w:t>
        </w:r>
      </w:hyperlink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 w:rsidRPr="00285200">
        <w:rPr>
          <w:rFonts w:ascii="Times New Roman" w:eastAsia="宋体" w:hAnsi="Times New Roman" w:cs="Times New Roman"/>
          <w:color w:val="000000"/>
          <w:szCs w:val="21"/>
        </w:rPr>
        <w:t>。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 xml:space="preserve">FP8 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采取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 xml:space="preserve"> E4M3 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和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 xml:space="preserve"> E5M2 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两种表示方式，其中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 xml:space="preserve"> E 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代表指数位（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Exponent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），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 xml:space="preserve">M 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代表尾数位（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Mantissa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）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，具体信息如下</w:t>
      </w:r>
      <w:r w:rsidR="00CD1EBB">
        <w:rPr>
          <w:rFonts w:ascii="Times New Roman" w:eastAsia="宋体" w:hAnsi="Times New Roman" w:cs="Times New Roman" w:hint="eastAsia"/>
          <w:color w:val="000000"/>
          <w:szCs w:val="21"/>
        </w:rPr>
        <w:t>表所示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。</w:t>
      </w:r>
    </w:p>
    <w:p w14:paraId="7A097B47" w14:textId="77777777" w:rsidR="00115992" w:rsidRDefault="00115992" w:rsidP="00115992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noProof/>
        </w:rPr>
        <w:drawing>
          <wp:inline distT="0" distB="0" distL="0" distR="0" wp14:anchorId="0C4CE62D" wp14:editId="7D270571">
            <wp:extent cx="5274310" cy="20269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753C9" w14:textId="77777777" w:rsidR="00DC636F" w:rsidRPr="006E3697" w:rsidRDefault="00DC636F" w:rsidP="00DC636F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6E3697">
        <w:rPr>
          <w:rFonts w:ascii="Times New Roman" w:eastAsia="宋体" w:hAnsi="Times New Roman" w:cs="Times New Roman"/>
          <w:color w:val="000000"/>
          <w:szCs w:val="21"/>
        </w:rPr>
        <w:t>某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8bits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二进制机器数为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 xml:space="preserve"> 1</w:t>
      </w:r>
      <w:r>
        <w:rPr>
          <w:rFonts w:ascii="Times New Roman" w:eastAsia="宋体" w:hAnsi="Times New Roman" w:cs="Times New Roman"/>
          <w:color w:val="000000"/>
          <w:szCs w:val="21"/>
        </w:rPr>
        <w:t>1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00 0011B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，若其表示的是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E4M3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的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FP8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浮点数，其真值为（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   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   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     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）；若其表示的是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E4M3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的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FP8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浮点数，其真值为（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   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          </w:t>
      </w:r>
      <w:r w:rsidRPr="006E3697">
        <w:rPr>
          <w:rFonts w:ascii="Times New Roman" w:eastAsia="宋体" w:hAnsi="Times New Roman" w:cs="Times New Roman"/>
          <w:color w:val="000000"/>
          <w:szCs w:val="21"/>
        </w:rPr>
        <w:t>）。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提示：（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）无需计算最后数值，</w:t>
      </w:r>
      <w:r w:rsidRPr="00ED3442">
        <w:rPr>
          <w:rFonts w:ascii="Times New Roman" w:eastAsia="宋体" w:hAnsi="Times New Roman" w:cs="Times New Roman" w:hint="eastAsia"/>
          <w:color w:val="000000"/>
          <w:szCs w:val="21"/>
          <w:u w:val="single"/>
        </w:rPr>
        <w:t>写出表达式即可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。（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）按照规格化浮点数格式（上表中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n</w:t>
      </w:r>
      <w:r>
        <w:rPr>
          <w:rFonts w:ascii="Times New Roman" w:eastAsia="宋体" w:hAnsi="Times New Roman" w:cs="Times New Roman"/>
          <w:color w:val="000000"/>
          <w:szCs w:val="21"/>
        </w:rPr>
        <w:t>ormal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情形）计算。</w:t>
      </w:r>
    </w:p>
    <w:p w14:paraId="6CDACC29" w14:textId="35A808D0" w:rsidR="005E7F32" w:rsidRPr="00DC636F" w:rsidRDefault="005E7F32" w:rsidP="005E7F32">
      <w:pPr>
        <w:rPr>
          <w:szCs w:val="21"/>
        </w:rPr>
      </w:pPr>
    </w:p>
    <w:p w14:paraId="1C74F2A7" w14:textId="77777777" w:rsidR="00115992" w:rsidRDefault="00115992" w:rsidP="00115992">
      <w:pPr>
        <w:widowControl/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AD3E99">
        <w:rPr>
          <w:rFonts w:ascii="Times New Roman" w:eastAsia="宋体" w:hAnsi="Times New Roman" w:cs="Times New Roman"/>
          <w:color w:val="0070C0"/>
          <w:szCs w:val="21"/>
        </w:rPr>
        <w:t>[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解析</w:t>
      </w:r>
      <w:r w:rsidRPr="00AD3E99">
        <w:rPr>
          <w:rFonts w:ascii="Times New Roman" w:eastAsia="宋体" w:hAnsi="Times New Roman" w:cs="Times New Roman"/>
          <w:color w:val="0070C0"/>
          <w:szCs w:val="21"/>
        </w:rPr>
        <w:t>]</w:t>
      </w:r>
    </w:p>
    <w:p w14:paraId="36D476AD" w14:textId="1AC4A0D5" w:rsidR="00115992" w:rsidRDefault="00115992" w:rsidP="00115992">
      <w:pPr>
        <w:rPr>
          <w:rFonts w:ascii="Times New Roman" w:eastAsia="宋体" w:hAnsi="Times New Roman" w:cs="Times New Roman"/>
          <w:color w:val="0070C0"/>
          <w:szCs w:val="21"/>
        </w:rPr>
      </w:pPr>
      <w:r>
        <w:rPr>
          <w:rFonts w:ascii="Times New Roman" w:eastAsia="宋体" w:hAnsi="Times New Roman" w:cs="Times New Roman" w:hint="eastAsia"/>
          <w:color w:val="0070C0"/>
          <w:szCs w:val="21"/>
        </w:rPr>
        <w:t>E</w:t>
      </w:r>
      <w:r>
        <w:rPr>
          <w:rFonts w:ascii="Times New Roman" w:eastAsia="宋体" w:hAnsi="Times New Roman" w:cs="Times New Roman"/>
          <w:color w:val="0070C0"/>
          <w:szCs w:val="21"/>
        </w:rPr>
        <w:t>4M3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，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bias</w:t>
      </w:r>
      <w:r>
        <w:rPr>
          <w:rFonts w:ascii="Times New Roman" w:eastAsia="宋体" w:hAnsi="Times New Roman" w:cs="Times New Roman"/>
          <w:color w:val="0070C0"/>
          <w:szCs w:val="21"/>
        </w:rPr>
        <w:t>=7</w:t>
      </w:r>
      <w:r w:rsidR="003D6A7E">
        <w:rPr>
          <w:rFonts w:ascii="Times New Roman" w:eastAsia="宋体" w:hAnsi="Times New Roman" w:cs="Times New Roman" w:hint="eastAsia"/>
          <w:color w:val="0070C0"/>
          <w:szCs w:val="21"/>
        </w:rPr>
        <w:t>，</w:t>
      </w:r>
      <w:r w:rsidR="003D6A7E">
        <w:rPr>
          <w:rFonts w:ascii="Times New Roman" w:eastAsia="宋体" w:hAnsi="Times New Roman" w:cs="Times New Roman" w:hint="eastAsia"/>
          <w:color w:val="0070C0"/>
          <w:szCs w:val="21"/>
        </w:rPr>
        <w:t>1</w:t>
      </w:r>
      <w:r w:rsidR="003D6A7E" w:rsidRPr="003D6A7E">
        <w:rPr>
          <w:rFonts w:ascii="Times New Roman" w:eastAsia="宋体" w:hAnsi="Times New Roman" w:cs="Times New Roman"/>
          <w:color w:val="FF0000"/>
          <w:szCs w:val="21"/>
        </w:rPr>
        <w:t>100 0</w:t>
      </w:r>
      <w:r w:rsidR="003D6A7E" w:rsidRPr="003D6A7E">
        <w:rPr>
          <w:rFonts w:ascii="Times New Roman" w:eastAsia="宋体" w:hAnsi="Times New Roman" w:cs="Times New Roman"/>
          <w:color w:val="0000FF"/>
          <w:szCs w:val="21"/>
        </w:rPr>
        <w:t>011</w:t>
      </w:r>
      <w:r w:rsidR="003D6A7E">
        <w:rPr>
          <w:rFonts w:ascii="Times New Roman" w:eastAsia="宋体" w:hAnsi="Times New Roman" w:cs="Times New Roman"/>
          <w:color w:val="0070C0"/>
          <w:szCs w:val="21"/>
        </w:rPr>
        <w:t>B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，</w:t>
      </w:r>
      <w:r w:rsidR="00CC5BA5"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color w:val="0070C0"/>
            <w:szCs w:val="21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color w:val="0070C0"/>
            <w:szCs w:val="21"/>
          </w:rPr>
          <m:t>-</m:t>
        </m:r>
        <m:r>
          <m:rPr>
            <m:sty m:val="p"/>
          </m:rPr>
          <w:rPr>
            <w:rFonts w:ascii="Cambria Math" w:eastAsia="宋体" w:hAnsi="Cambria Math" w:cs="Times New Roman"/>
            <w:color w:val="0070C0"/>
            <w:szCs w:val="21"/>
          </w:rPr>
          <m:t>1)*</m:t>
        </m:r>
        <m:sSup>
          <m:sSupPr>
            <m:ctrlPr>
              <w:rPr>
                <w:rFonts w:ascii="Cambria Math" w:eastAsia="宋体" w:hAnsi="Cambria Math" w:cs="Times New Roman"/>
                <w:color w:val="0070C0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0070C0"/>
                <w:szCs w:val="21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color w:val="0070C0"/>
                <w:szCs w:val="21"/>
              </w:rPr>
              <m:t>(8-7)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color w:val="0070C0"/>
            <w:szCs w:val="21"/>
          </w:rPr>
          <m:t>*(1+0.25+0.125)</m:t>
        </m:r>
      </m:oMath>
    </w:p>
    <w:p w14:paraId="5464017F" w14:textId="7BDAD03D" w:rsidR="00ED3442" w:rsidRDefault="00ED3442" w:rsidP="00ED3442">
      <w:pPr>
        <w:rPr>
          <w:rFonts w:ascii="Times New Roman" w:eastAsia="宋体" w:hAnsi="Times New Roman" w:cs="Times New Roman"/>
          <w:color w:val="0070C0"/>
          <w:szCs w:val="21"/>
        </w:rPr>
      </w:pPr>
      <w:r>
        <w:rPr>
          <w:rFonts w:ascii="Times New Roman" w:eastAsia="宋体" w:hAnsi="Times New Roman" w:cs="Times New Roman" w:hint="eastAsia"/>
          <w:color w:val="0070C0"/>
          <w:szCs w:val="21"/>
        </w:rPr>
        <w:t>E</w:t>
      </w:r>
      <w:r>
        <w:rPr>
          <w:rFonts w:ascii="Times New Roman" w:eastAsia="宋体" w:hAnsi="Times New Roman" w:cs="Times New Roman"/>
          <w:color w:val="0070C0"/>
          <w:szCs w:val="21"/>
        </w:rPr>
        <w:t>5M2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，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bias</w:t>
      </w:r>
      <w:r>
        <w:rPr>
          <w:rFonts w:ascii="Times New Roman" w:eastAsia="宋体" w:hAnsi="Times New Roman" w:cs="Times New Roman"/>
          <w:color w:val="0070C0"/>
          <w:szCs w:val="21"/>
        </w:rPr>
        <w:t>=15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，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1</w:t>
      </w:r>
      <w:r w:rsidRPr="003D6A7E">
        <w:rPr>
          <w:rFonts w:ascii="Times New Roman" w:eastAsia="宋体" w:hAnsi="Times New Roman" w:cs="Times New Roman"/>
          <w:color w:val="FF0000"/>
          <w:szCs w:val="21"/>
        </w:rPr>
        <w:t>100 0</w:t>
      </w:r>
      <w:r w:rsidRPr="00F87747">
        <w:rPr>
          <w:rFonts w:ascii="Times New Roman" w:eastAsia="宋体" w:hAnsi="Times New Roman" w:cs="Times New Roman"/>
          <w:color w:val="FF0000"/>
          <w:szCs w:val="21"/>
        </w:rPr>
        <w:t>0</w:t>
      </w:r>
      <w:r w:rsidRPr="003D6A7E">
        <w:rPr>
          <w:rFonts w:ascii="Times New Roman" w:eastAsia="宋体" w:hAnsi="Times New Roman" w:cs="Times New Roman"/>
          <w:color w:val="0000FF"/>
          <w:szCs w:val="21"/>
        </w:rPr>
        <w:t>11</w:t>
      </w:r>
      <w:r>
        <w:rPr>
          <w:rFonts w:ascii="Times New Roman" w:eastAsia="宋体" w:hAnsi="Times New Roman" w:cs="Times New Roman"/>
          <w:color w:val="0070C0"/>
          <w:szCs w:val="21"/>
        </w:rPr>
        <w:t>B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，</w:t>
      </w:r>
      <w:r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color w:val="0070C0"/>
            <w:szCs w:val="21"/>
          </w:rPr>
          <m:t>(</m:t>
        </m:r>
        <m:r>
          <m:rPr>
            <m:sty m:val="p"/>
          </m:rPr>
          <w:rPr>
            <w:rFonts w:ascii="Cambria Math" w:eastAsia="宋体" w:hAnsi="Cambria Math" w:cs="Cambria Math"/>
            <w:color w:val="0070C0"/>
            <w:szCs w:val="21"/>
          </w:rPr>
          <m:t>-</m:t>
        </m:r>
        <m:r>
          <m:rPr>
            <m:sty m:val="p"/>
          </m:rPr>
          <w:rPr>
            <w:rFonts w:ascii="Cambria Math" w:eastAsia="宋体" w:hAnsi="Cambria Math" w:cs="Times New Roman"/>
            <w:color w:val="0070C0"/>
            <w:szCs w:val="21"/>
          </w:rPr>
          <m:t>1)*</m:t>
        </m:r>
        <m:sSup>
          <m:sSupPr>
            <m:ctrlPr>
              <w:rPr>
                <w:rFonts w:ascii="Cambria Math" w:eastAsia="宋体" w:hAnsi="Cambria Math" w:cs="Times New Roman"/>
                <w:color w:val="0070C0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0070C0"/>
                <w:szCs w:val="21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color w:val="0070C0"/>
                <w:szCs w:val="21"/>
              </w:rPr>
              <m:t>(16-15)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color w:val="0070C0"/>
            <w:szCs w:val="21"/>
          </w:rPr>
          <m:t>*(1+0.5+0.25)</m:t>
        </m:r>
      </m:oMath>
    </w:p>
    <w:p w14:paraId="1D817694" w14:textId="77777777" w:rsidR="00ED3442" w:rsidRPr="00ED3442" w:rsidRDefault="00ED3442" w:rsidP="00115992">
      <w:pPr>
        <w:rPr>
          <w:szCs w:val="21"/>
        </w:rPr>
      </w:pPr>
    </w:p>
    <w:sectPr w:rsidR="00ED3442" w:rsidRPr="00ED3442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082A7" w14:textId="77777777" w:rsidR="00577C5A" w:rsidRDefault="00577C5A" w:rsidP="00C07A38">
      <w:r>
        <w:separator/>
      </w:r>
    </w:p>
  </w:endnote>
  <w:endnote w:type="continuationSeparator" w:id="0">
    <w:p w14:paraId="5C6B4E41" w14:textId="77777777" w:rsidR="00577C5A" w:rsidRDefault="00577C5A" w:rsidP="00C07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86F64" w14:textId="77777777" w:rsidR="00577C5A" w:rsidRDefault="00577C5A" w:rsidP="00C07A38">
      <w:r>
        <w:separator/>
      </w:r>
    </w:p>
  </w:footnote>
  <w:footnote w:type="continuationSeparator" w:id="0">
    <w:p w14:paraId="59F76784" w14:textId="77777777" w:rsidR="00577C5A" w:rsidRDefault="00577C5A" w:rsidP="00C07A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877CD" w14:textId="20AB78A7" w:rsidR="00F23886" w:rsidRDefault="00F23886">
    <w:pPr>
      <w:pStyle w:val="a3"/>
    </w:pPr>
    <w:r>
      <w:rPr>
        <w:rFonts w:hint="eastAsia"/>
      </w:rPr>
      <w:t>《计算机</w:t>
    </w:r>
    <w:r w:rsidR="009426B3">
      <w:rPr>
        <w:rFonts w:hint="eastAsia"/>
      </w:rPr>
      <w:t>原理与嵌入式系统</w:t>
    </w:r>
    <w:r>
      <w:rPr>
        <w:rFonts w:hint="eastAsia"/>
      </w:rPr>
      <w:t>》</w:t>
    </w:r>
    <w:r w:rsidR="009426B3">
      <w:rPr>
        <w:rFonts w:hint="eastAsia"/>
      </w:rPr>
      <w:t>作业，2</w:t>
    </w:r>
    <w:r w:rsidR="009426B3">
      <w:t>02</w:t>
    </w:r>
    <w:r w:rsidR="00DF0CA3">
      <w:t>5</w:t>
    </w:r>
    <w:r w:rsidR="009426B3">
      <w:rPr>
        <w:rFonts w:hint="eastAsia"/>
      </w:rPr>
      <w:t>版</w:t>
    </w:r>
    <w:r w:rsidR="002D7F87">
      <w:rPr>
        <w:rFonts w:hint="eastAsia"/>
      </w:rPr>
      <w:t>，参考答案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DA6"/>
    <w:multiLevelType w:val="hybridMultilevel"/>
    <w:tmpl w:val="56FA2986"/>
    <w:lvl w:ilvl="0" w:tplc="65EA384E">
      <w:start w:val="1"/>
      <w:numFmt w:val="decimal"/>
      <w:lvlText w:val="%1、"/>
      <w:lvlJc w:val="left"/>
      <w:pPr>
        <w:ind w:left="720" w:hanging="720"/>
      </w:pPr>
      <w:rPr>
        <w:rFonts w:ascii="Times New Roman" w:eastAsia="宋体" w:hAnsi="Times New Roman" w:cs="Times New Roman"/>
      </w:rPr>
    </w:lvl>
    <w:lvl w:ilvl="1" w:tplc="D37A979E">
      <w:start w:val="1"/>
      <w:numFmt w:val="decimal"/>
      <w:lvlText w:val="%2、"/>
      <w:lvlJc w:val="left"/>
      <w:pPr>
        <w:tabs>
          <w:tab w:val="num" w:pos="567"/>
        </w:tabs>
        <w:ind w:left="567" w:hanging="141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5277CA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DC3D73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F73573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C1F74CF"/>
    <w:multiLevelType w:val="hybridMultilevel"/>
    <w:tmpl w:val="EB8026E2"/>
    <w:lvl w:ilvl="0" w:tplc="2812C31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7F2F0B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2B51871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2614884"/>
    <w:multiLevelType w:val="hybridMultilevel"/>
    <w:tmpl w:val="EB8026E2"/>
    <w:lvl w:ilvl="0" w:tplc="2812C31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773B9A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21510393">
    <w:abstractNumId w:val="0"/>
  </w:num>
  <w:num w:numId="2" w16cid:durableId="1145705015">
    <w:abstractNumId w:val="6"/>
  </w:num>
  <w:num w:numId="3" w16cid:durableId="886140522">
    <w:abstractNumId w:val="2"/>
  </w:num>
  <w:num w:numId="4" w16cid:durableId="487091203">
    <w:abstractNumId w:val="1"/>
  </w:num>
  <w:num w:numId="5" w16cid:durableId="1477064863">
    <w:abstractNumId w:val="4"/>
  </w:num>
  <w:num w:numId="6" w16cid:durableId="1945184760">
    <w:abstractNumId w:val="5"/>
  </w:num>
  <w:num w:numId="7" w16cid:durableId="1897544706">
    <w:abstractNumId w:val="7"/>
  </w:num>
  <w:num w:numId="8" w16cid:durableId="408040159">
    <w:abstractNumId w:val="3"/>
  </w:num>
  <w:num w:numId="9" w16cid:durableId="1045786982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陈晓辉">
    <w15:presenceInfo w15:providerId="AD" w15:userId="S::cxh@ustc.edu.cn::da0415a7-5283-4aa5-be0c-938f2776e8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E29"/>
    <w:rsid w:val="0000016D"/>
    <w:rsid w:val="00006090"/>
    <w:rsid w:val="00012631"/>
    <w:rsid w:val="00024DBE"/>
    <w:rsid w:val="0002663A"/>
    <w:rsid w:val="000327BB"/>
    <w:rsid w:val="0004483E"/>
    <w:rsid w:val="000537DB"/>
    <w:rsid w:val="00072AE8"/>
    <w:rsid w:val="000A092F"/>
    <w:rsid w:val="000A25B3"/>
    <w:rsid w:val="000C063B"/>
    <w:rsid w:val="000C0DA0"/>
    <w:rsid w:val="000D3CB5"/>
    <w:rsid w:val="00101A13"/>
    <w:rsid w:val="00107A4F"/>
    <w:rsid w:val="00107C13"/>
    <w:rsid w:val="0011020F"/>
    <w:rsid w:val="00115992"/>
    <w:rsid w:val="00120067"/>
    <w:rsid w:val="0012419B"/>
    <w:rsid w:val="00146BF0"/>
    <w:rsid w:val="00174A64"/>
    <w:rsid w:val="00194AE9"/>
    <w:rsid w:val="001B20E0"/>
    <w:rsid w:val="001C60CA"/>
    <w:rsid w:val="001D03B4"/>
    <w:rsid w:val="0020224B"/>
    <w:rsid w:val="00203FE7"/>
    <w:rsid w:val="00236248"/>
    <w:rsid w:val="002364D0"/>
    <w:rsid w:val="00241180"/>
    <w:rsid w:val="002457A2"/>
    <w:rsid w:val="00263A1E"/>
    <w:rsid w:val="00264EA3"/>
    <w:rsid w:val="00274E10"/>
    <w:rsid w:val="00276CE1"/>
    <w:rsid w:val="00294FE9"/>
    <w:rsid w:val="002970B3"/>
    <w:rsid w:val="002B22A5"/>
    <w:rsid w:val="002B57F9"/>
    <w:rsid w:val="002B792E"/>
    <w:rsid w:val="002C121C"/>
    <w:rsid w:val="002D0BD5"/>
    <w:rsid w:val="002D7F87"/>
    <w:rsid w:val="002E0B41"/>
    <w:rsid w:val="002F458E"/>
    <w:rsid w:val="003203B1"/>
    <w:rsid w:val="00327B23"/>
    <w:rsid w:val="00365AA2"/>
    <w:rsid w:val="00374CE2"/>
    <w:rsid w:val="00375C7E"/>
    <w:rsid w:val="00376CC5"/>
    <w:rsid w:val="00383956"/>
    <w:rsid w:val="003867D8"/>
    <w:rsid w:val="003A1D73"/>
    <w:rsid w:val="003A4726"/>
    <w:rsid w:val="003B409B"/>
    <w:rsid w:val="003B7ED0"/>
    <w:rsid w:val="003C61D7"/>
    <w:rsid w:val="003D6A7E"/>
    <w:rsid w:val="003F6C99"/>
    <w:rsid w:val="004014BC"/>
    <w:rsid w:val="00415BCC"/>
    <w:rsid w:val="00421F3F"/>
    <w:rsid w:val="00430765"/>
    <w:rsid w:val="00443641"/>
    <w:rsid w:val="004600DE"/>
    <w:rsid w:val="004640C2"/>
    <w:rsid w:val="0047296E"/>
    <w:rsid w:val="0047671C"/>
    <w:rsid w:val="004820B9"/>
    <w:rsid w:val="004B437F"/>
    <w:rsid w:val="004B445D"/>
    <w:rsid w:val="004B65E3"/>
    <w:rsid w:val="004D7EE7"/>
    <w:rsid w:val="00502EA4"/>
    <w:rsid w:val="005059F4"/>
    <w:rsid w:val="00553B23"/>
    <w:rsid w:val="00560A4B"/>
    <w:rsid w:val="00574C6D"/>
    <w:rsid w:val="00577C5A"/>
    <w:rsid w:val="005803B0"/>
    <w:rsid w:val="00583419"/>
    <w:rsid w:val="005959BE"/>
    <w:rsid w:val="005B09CB"/>
    <w:rsid w:val="005B4299"/>
    <w:rsid w:val="005C0650"/>
    <w:rsid w:val="005C12C2"/>
    <w:rsid w:val="005D540A"/>
    <w:rsid w:val="005E7F32"/>
    <w:rsid w:val="005F2E26"/>
    <w:rsid w:val="006020B7"/>
    <w:rsid w:val="00632E29"/>
    <w:rsid w:val="00677003"/>
    <w:rsid w:val="006D1211"/>
    <w:rsid w:val="00746D5D"/>
    <w:rsid w:val="00754315"/>
    <w:rsid w:val="00755BF7"/>
    <w:rsid w:val="00777998"/>
    <w:rsid w:val="007825F8"/>
    <w:rsid w:val="00790048"/>
    <w:rsid w:val="0079796A"/>
    <w:rsid w:val="007A2684"/>
    <w:rsid w:val="007A2828"/>
    <w:rsid w:val="007A463B"/>
    <w:rsid w:val="007C5B5E"/>
    <w:rsid w:val="007D7024"/>
    <w:rsid w:val="007E1A83"/>
    <w:rsid w:val="007E2EDA"/>
    <w:rsid w:val="00800CCC"/>
    <w:rsid w:val="0083607A"/>
    <w:rsid w:val="00883E9A"/>
    <w:rsid w:val="008F5513"/>
    <w:rsid w:val="009426B3"/>
    <w:rsid w:val="009461D7"/>
    <w:rsid w:val="009501E3"/>
    <w:rsid w:val="0095632F"/>
    <w:rsid w:val="0097422A"/>
    <w:rsid w:val="009834D7"/>
    <w:rsid w:val="009922EB"/>
    <w:rsid w:val="0099420B"/>
    <w:rsid w:val="00A022FB"/>
    <w:rsid w:val="00A21503"/>
    <w:rsid w:val="00A61532"/>
    <w:rsid w:val="00AC65B2"/>
    <w:rsid w:val="00AC6C77"/>
    <w:rsid w:val="00AD3E99"/>
    <w:rsid w:val="00AD6DB4"/>
    <w:rsid w:val="00AF5F28"/>
    <w:rsid w:val="00B03A41"/>
    <w:rsid w:val="00B30859"/>
    <w:rsid w:val="00B36183"/>
    <w:rsid w:val="00B57E4F"/>
    <w:rsid w:val="00B62C9F"/>
    <w:rsid w:val="00B67A5C"/>
    <w:rsid w:val="00B70F6D"/>
    <w:rsid w:val="00B71325"/>
    <w:rsid w:val="00B728E5"/>
    <w:rsid w:val="00B73912"/>
    <w:rsid w:val="00B97CF8"/>
    <w:rsid w:val="00BA28A3"/>
    <w:rsid w:val="00BC21BB"/>
    <w:rsid w:val="00BC4BBD"/>
    <w:rsid w:val="00BD599B"/>
    <w:rsid w:val="00BE385B"/>
    <w:rsid w:val="00C0029E"/>
    <w:rsid w:val="00C07A38"/>
    <w:rsid w:val="00C221E6"/>
    <w:rsid w:val="00C23C0A"/>
    <w:rsid w:val="00C43379"/>
    <w:rsid w:val="00C61D3F"/>
    <w:rsid w:val="00C6217D"/>
    <w:rsid w:val="00C806B4"/>
    <w:rsid w:val="00C82A65"/>
    <w:rsid w:val="00C86906"/>
    <w:rsid w:val="00C92E5B"/>
    <w:rsid w:val="00CC19FB"/>
    <w:rsid w:val="00CC5BA5"/>
    <w:rsid w:val="00CC5DE2"/>
    <w:rsid w:val="00CD1EBB"/>
    <w:rsid w:val="00CD591B"/>
    <w:rsid w:val="00CE7167"/>
    <w:rsid w:val="00CE7463"/>
    <w:rsid w:val="00CF40F8"/>
    <w:rsid w:val="00CF4772"/>
    <w:rsid w:val="00D00675"/>
    <w:rsid w:val="00D0393A"/>
    <w:rsid w:val="00D7154F"/>
    <w:rsid w:val="00DB3E1A"/>
    <w:rsid w:val="00DC636F"/>
    <w:rsid w:val="00DD2040"/>
    <w:rsid w:val="00DD5963"/>
    <w:rsid w:val="00DD6DCD"/>
    <w:rsid w:val="00DD77DD"/>
    <w:rsid w:val="00DF0CA3"/>
    <w:rsid w:val="00E2548A"/>
    <w:rsid w:val="00E338FE"/>
    <w:rsid w:val="00E34FA8"/>
    <w:rsid w:val="00E3737B"/>
    <w:rsid w:val="00E51870"/>
    <w:rsid w:val="00E648F6"/>
    <w:rsid w:val="00E72212"/>
    <w:rsid w:val="00E93065"/>
    <w:rsid w:val="00ED3442"/>
    <w:rsid w:val="00ED4B86"/>
    <w:rsid w:val="00ED68BA"/>
    <w:rsid w:val="00ED7B10"/>
    <w:rsid w:val="00F04CA6"/>
    <w:rsid w:val="00F236C4"/>
    <w:rsid w:val="00F23886"/>
    <w:rsid w:val="00F4777D"/>
    <w:rsid w:val="00F6615B"/>
    <w:rsid w:val="00F813F1"/>
    <w:rsid w:val="00F87747"/>
    <w:rsid w:val="00FA422E"/>
    <w:rsid w:val="00FA571A"/>
    <w:rsid w:val="00FB1352"/>
    <w:rsid w:val="00FE34D4"/>
    <w:rsid w:val="00FF50BC"/>
    <w:rsid w:val="00FF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13D7F"/>
  <w15:chartTrackingRefBased/>
  <w15:docId w15:val="{25B98D91-CE3F-4AFC-B22E-A77580BC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2040"/>
    <w:pPr>
      <w:keepNext/>
      <w:keepLines/>
      <w:spacing w:before="240" w:after="240"/>
      <w:outlineLvl w:val="0"/>
    </w:pPr>
    <w:rPr>
      <w:b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7A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7A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7A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7A38"/>
    <w:rPr>
      <w:sz w:val="18"/>
      <w:szCs w:val="18"/>
    </w:rPr>
  </w:style>
  <w:style w:type="paragraph" w:customStyle="1" w:styleId="100">
    <w:name w:val="习题10内容"/>
    <w:basedOn w:val="19"/>
    <w:next w:val="101"/>
    <w:rsid w:val="00C07A38"/>
  </w:style>
  <w:style w:type="paragraph" w:customStyle="1" w:styleId="19">
    <w:name w:val="习题内容1~9"/>
    <w:basedOn w:val="a"/>
    <w:rsid w:val="00C07A38"/>
    <w:pPr>
      <w:adjustRightInd w:val="0"/>
      <w:snapToGrid w:val="0"/>
      <w:spacing w:line="300" w:lineRule="auto"/>
      <w:ind w:leftChars="225" w:left="473"/>
    </w:pPr>
    <w:rPr>
      <w:rFonts w:ascii="Times New Roman" w:eastAsia="宋体" w:hAnsi="Times New Roman" w:cs="Arial"/>
    </w:rPr>
  </w:style>
  <w:style w:type="paragraph" w:customStyle="1" w:styleId="101">
    <w:name w:val="习题10"/>
    <w:basedOn w:val="190"/>
    <w:rsid w:val="00C07A38"/>
    <w:pPr>
      <w:ind w:leftChars="0" w:left="675" w:hangingChars="225" w:hanging="675"/>
    </w:pPr>
  </w:style>
  <w:style w:type="paragraph" w:customStyle="1" w:styleId="190">
    <w:name w:val="习题1~9"/>
    <w:basedOn w:val="a"/>
    <w:rsid w:val="00C07A38"/>
    <w:pPr>
      <w:numPr>
        <w:ilvl w:val="1"/>
      </w:numPr>
      <w:tabs>
        <w:tab w:val="left" w:pos="420"/>
      </w:tabs>
      <w:adjustRightInd w:val="0"/>
      <w:snapToGrid w:val="0"/>
      <w:spacing w:line="300" w:lineRule="auto"/>
      <w:ind w:leftChars="50" w:left="630" w:hangingChars="175" w:hanging="525"/>
    </w:pPr>
    <w:rPr>
      <w:rFonts w:ascii="Times New Roman" w:eastAsia="宋体" w:hAnsi="Times New Roman" w:cs="Arial"/>
    </w:rPr>
  </w:style>
  <w:style w:type="character" w:customStyle="1" w:styleId="10">
    <w:name w:val="标题 1 字符"/>
    <w:basedOn w:val="a0"/>
    <w:link w:val="1"/>
    <w:uiPriority w:val="9"/>
    <w:rsid w:val="00DD2040"/>
    <w:rPr>
      <w:b/>
      <w:bCs/>
      <w:kern w:val="44"/>
      <w:sz w:val="28"/>
      <w:szCs w:val="44"/>
    </w:rPr>
  </w:style>
  <w:style w:type="character" w:styleId="a7">
    <w:name w:val="Hyperlink"/>
    <w:basedOn w:val="a0"/>
    <w:uiPriority w:val="99"/>
    <w:unhideWhenUsed/>
    <w:rsid w:val="00F23886"/>
    <w:rPr>
      <w:color w:val="0563C1" w:themeColor="hyperlink"/>
      <w:u w:val="single"/>
    </w:rPr>
  </w:style>
  <w:style w:type="character" w:styleId="a8">
    <w:name w:val="Placeholder Text"/>
    <w:basedOn w:val="a0"/>
    <w:uiPriority w:val="99"/>
    <w:semiHidden/>
    <w:rsid w:val="004D7E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eveloper.nvidia.com/zh-cn/blog/fp8-precision-performanc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548</Words>
  <Characters>3125</Characters>
  <Application>Microsoft Office Word</Application>
  <DocSecurity>0</DocSecurity>
  <Lines>26</Lines>
  <Paragraphs>7</Paragraphs>
  <ScaleCrop>false</ScaleCrop>
  <Company>USTC</Company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chen</dc:creator>
  <cp:keywords/>
  <dc:description/>
  <cp:lastModifiedBy>Shuo Han</cp:lastModifiedBy>
  <cp:revision>194</cp:revision>
  <dcterms:created xsi:type="dcterms:W3CDTF">2020-02-17T15:49:00Z</dcterms:created>
  <dcterms:modified xsi:type="dcterms:W3CDTF">2025-03-06T05:46:00Z</dcterms:modified>
</cp:coreProperties>
</file>